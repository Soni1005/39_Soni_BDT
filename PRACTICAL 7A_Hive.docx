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06C0D0" w14:textId="72362D9A" w:rsidR="009F0596" w:rsidRDefault="009F0596">
      <w:pPr>
        <w:spacing w:before="240" w:after="240"/>
        <w:jc w:val="both"/>
        <w:rPr>
          <w:rFonts w:ascii="Times New Roman" w:eastAsia="Times New Roman" w:hAnsi="Times New Roman" w:cs="Times New Roman"/>
          <w:b/>
          <w:sz w:val="36"/>
          <w:szCs w:val="40"/>
        </w:rPr>
      </w:pPr>
      <w:r>
        <w:rPr>
          <w:rFonts w:ascii="Times New Roman" w:eastAsia="Times New Roman" w:hAnsi="Times New Roman" w:cs="Times New Roman"/>
          <w:b/>
          <w:sz w:val="36"/>
          <w:szCs w:val="40"/>
        </w:rPr>
        <w:t xml:space="preserve">                                         Practical 7A</w:t>
      </w:r>
    </w:p>
    <w:p w14:paraId="15D02B5E" w14:textId="4328385B" w:rsidR="00DC139C" w:rsidRPr="00F57BC9" w:rsidRDefault="007254A7">
      <w:pPr>
        <w:spacing w:before="240" w:after="240"/>
        <w:jc w:val="both"/>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What is HIVE:</w:t>
      </w:r>
    </w:p>
    <w:p w14:paraId="6E1C7EA7"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is a data warehouse system which is used to analyse structured data. It is built on the top of Hadoop. It was developed by Facebook.</w:t>
      </w:r>
    </w:p>
    <w:p w14:paraId="5633ADC6"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Hive provides the functionality of reading, writing, and managing large datasets residing in distributed storage. It runs SQL like queries called HQL (Hive query language) which gets internally converted to MapReduce jobs.</w:t>
      </w:r>
    </w:p>
    <w:p w14:paraId="179E6E5B" w14:textId="77777777" w:rsidR="00DC139C" w:rsidRPr="00F57BC9" w:rsidRDefault="007254A7">
      <w:pPr>
        <w:spacing w:before="240" w:after="240"/>
        <w:rPr>
          <w:rFonts w:ascii="Times New Roman" w:eastAsia="Times New Roman" w:hAnsi="Times New Roman" w:cs="Times New Roman"/>
          <w:sz w:val="28"/>
          <w:szCs w:val="32"/>
        </w:rPr>
      </w:pPr>
      <w:r w:rsidRPr="00F57BC9">
        <w:rPr>
          <w:rFonts w:ascii="Times New Roman" w:eastAsia="Times New Roman" w:hAnsi="Times New Roman" w:cs="Times New Roman"/>
          <w:sz w:val="28"/>
          <w:szCs w:val="32"/>
        </w:rPr>
        <w:t>Using Hive, we can skip the requirement of the traditional approach of writing complex MapReduce programs. Hive supports Data Definition Language (DDL), Data Manipulation Language (DML), and User Defined Functions (UDF).</w:t>
      </w:r>
    </w:p>
    <w:p w14:paraId="33FC6257" w14:textId="77777777" w:rsidR="00DC139C" w:rsidRPr="00F57BC9" w:rsidRDefault="007254A7">
      <w:pPr>
        <w:spacing w:before="240" w:after="240"/>
        <w:rPr>
          <w:rFonts w:ascii="Times New Roman" w:eastAsia="Times New Roman" w:hAnsi="Times New Roman" w:cs="Times New Roman"/>
          <w:b/>
          <w:sz w:val="40"/>
          <w:szCs w:val="44"/>
        </w:rPr>
      </w:pPr>
      <w:r w:rsidRPr="00F57BC9">
        <w:rPr>
          <w:rFonts w:ascii="Times New Roman" w:eastAsia="Times New Roman" w:hAnsi="Times New Roman" w:cs="Times New Roman"/>
          <w:b/>
          <w:sz w:val="40"/>
          <w:szCs w:val="44"/>
        </w:rPr>
        <w:t xml:space="preserve"> </w:t>
      </w:r>
    </w:p>
    <w:p w14:paraId="74556FCE" w14:textId="77777777" w:rsidR="00DC139C" w:rsidRPr="00F57BC9" w:rsidRDefault="007254A7">
      <w:pPr>
        <w:spacing w:before="240" w:after="240"/>
        <w:rPr>
          <w:rFonts w:ascii="Times New Roman" w:eastAsia="Times New Roman" w:hAnsi="Times New Roman" w:cs="Times New Roman"/>
          <w:b/>
          <w:sz w:val="36"/>
          <w:szCs w:val="40"/>
        </w:rPr>
      </w:pPr>
      <w:r w:rsidRPr="00F57BC9">
        <w:rPr>
          <w:rFonts w:ascii="Times New Roman" w:eastAsia="Times New Roman" w:hAnsi="Times New Roman" w:cs="Times New Roman"/>
          <w:b/>
          <w:sz w:val="36"/>
          <w:szCs w:val="40"/>
        </w:rPr>
        <w:t>Steps: Querying, Sorting, Aggregating data using HiveQL</w:t>
      </w:r>
    </w:p>
    <w:p w14:paraId="0CAF27A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1.Open the Cloudera.</w:t>
      </w:r>
    </w:p>
    <w:p w14:paraId="368FED4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3B493356" wp14:editId="02432ECE">
            <wp:extent cx="5943600" cy="31877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4A8EB9EC" w14:textId="77777777" w:rsidR="00DC139C" w:rsidRPr="00F57BC9" w:rsidRDefault="00DC139C">
      <w:pPr>
        <w:spacing w:before="240" w:after="240"/>
        <w:rPr>
          <w:rFonts w:ascii="Times New Roman" w:eastAsia="Times New Roman" w:hAnsi="Times New Roman" w:cs="Times New Roman"/>
          <w:sz w:val="24"/>
          <w:szCs w:val="28"/>
        </w:rPr>
      </w:pPr>
    </w:p>
    <w:p w14:paraId="607F799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2.Open the terminal, Now we use hive command to enter the hive shell prompt and in hive shell we could execute all of the hive commands.</w:t>
      </w:r>
    </w:p>
    <w:p w14:paraId="15693E93" w14:textId="77777777" w:rsidR="00DC139C" w:rsidRPr="00F57BC9" w:rsidRDefault="00DC139C">
      <w:pPr>
        <w:spacing w:before="240" w:after="240"/>
        <w:rPr>
          <w:rFonts w:ascii="Times New Roman" w:eastAsia="Times New Roman" w:hAnsi="Times New Roman" w:cs="Times New Roman"/>
          <w:sz w:val="24"/>
          <w:szCs w:val="28"/>
        </w:rPr>
      </w:pPr>
    </w:p>
    <w:p w14:paraId="01924C4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6675007" wp14:editId="2476096B">
            <wp:extent cx="5943600" cy="1447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6484B5C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23D79E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B7AF24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3.</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Now we will see the databases which are already existing using below command.</w:t>
      </w:r>
    </w:p>
    <w:p w14:paraId="56AD79B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b/>
        <w:t>Show databases;</w:t>
      </w:r>
    </w:p>
    <w:p w14:paraId="5822445B" w14:textId="77777777" w:rsidR="00DC139C" w:rsidRPr="00F57BC9" w:rsidRDefault="00DC139C">
      <w:pPr>
        <w:spacing w:before="240" w:after="240"/>
        <w:rPr>
          <w:rFonts w:ascii="Times New Roman" w:eastAsia="Times New Roman" w:hAnsi="Times New Roman" w:cs="Times New Roman"/>
          <w:b/>
          <w:sz w:val="24"/>
          <w:szCs w:val="28"/>
        </w:rPr>
      </w:pPr>
    </w:p>
    <w:p w14:paraId="35A534B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5F54156D" wp14:editId="37C6E258">
            <wp:extent cx="5943600" cy="14478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447800"/>
                    </a:xfrm>
                    <a:prstGeom prst="rect">
                      <a:avLst/>
                    </a:prstGeom>
                    <a:ln/>
                  </pic:spPr>
                </pic:pic>
              </a:graphicData>
            </a:graphic>
          </wp:inline>
        </w:drawing>
      </w:r>
    </w:p>
    <w:p w14:paraId="1DE452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B42D7E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E60DA6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4.If we want to drop the database with the entire data (rows) then we will use below command. Here we don’t have any existing database rather than default so if for example I have ‘office’ as a database then will drop the database along with the data using command as,</w:t>
      </w:r>
    </w:p>
    <w:p w14:paraId="54A8AC4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drop database office cascade;</w:t>
      </w:r>
    </w:p>
    <w:p w14:paraId="65E6762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p>
    <w:p w14:paraId="554FF69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5.</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Creating a database name ‘RJC’ using below command.</w:t>
      </w:r>
    </w:p>
    <w:p w14:paraId="77B39D5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40A85CC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3E62B73" wp14:editId="101DC0AF">
            <wp:extent cx="3986213" cy="145358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86213" cy="1453585"/>
                    </a:xfrm>
                    <a:prstGeom prst="rect">
                      <a:avLst/>
                    </a:prstGeom>
                    <a:ln/>
                  </pic:spPr>
                </pic:pic>
              </a:graphicData>
            </a:graphic>
          </wp:inline>
        </w:drawing>
      </w:r>
    </w:p>
    <w:p w14:paraId="15FB816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sz w:val="24"/>
          <w:szCs w:val="28"/>
        </w:rPr>
        <w:t xml:space="preserve"> </w:t>
      </w:r>
    </w:p>
    <w:p w14:paraId="6C9F263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6.</w:t>
      </w:r>
      <w:r w:rsidRPr="00F57BC9">
        <w:rPr>
          <w:rFonts w:ascii="Times New Roman" w:eastAsia="Times New Roman" w:hAnsi="Times New Roman" w:cs="Times New Roman"/>
          <w:sz w:val="24"/>
          <w:szCs w:val="26"/>
        </w:rPr>
        <w:t xml:space="preserve"> </w:t>
      </w:r>
      <w:r w:rsidRPr="00F57BC9">
        <w:rPr>
          <w:rFonts w:ascii="Times New Roman" w:eastAsia="Times New Roman" w:hAnsi="Times New Roman" w:cs="Times New Roman"/>
          <w:sz w:val="24"/>
          <w:szCs w:val="28"/>
        </w:rPr>
        <w:t>So if we want to see whether this RJC database is created or not we will use below</w:t>
      </w:r>
    </w:p>
    <w:p w14:paraId="308A5D8E"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4733EC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databases;</w:t>
      </w:r>
    </w:p>
    <w:p w14:paraId="2DFFE5E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6075AE3F" wp14:editId="1DAA9B54">
            <wp:extent cx="5634038" cy="120084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34038" cy="1200845"/>
                    </a:xfrm>
                    <a:prstGeom prst="rect">
                      <a:avLst/>
                    </a:prstGeom>
                    <a:ln/>
                  </pic:spPr>
                </pic:pic>
              </a:graphicData>
            </a:graphic>
          </wp:inline>
        </w:drawing>
      </w:r>
    </w:p>
    <w:p w14:paraId="4D23D69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2ED1D0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D7E6C4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7.Now we want to check whether we have any tables inside this rjc database or not. So first we will move to this database rjc using below command,</w:t>
      </w:r>
    </w:p>
    <w:p w14:paraId="460CD38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Use rjc;</w:t>
      </w:r>
    </w:p>
    <w:p w14:paraId="751CE0C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FE8053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we have moved inside this rjc database. Now we will check out which are the tables available using below command,</w:t>
      </w:r>
    </w:p>
    <w:p w14:paraId="331DD1F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show tables;</w:t>
      </w:r>
    </w:p>
    <w:p w14:paraId="1A0DFF9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6127F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EAD389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8. Creating a database “rjc”.</w:t>
      </w:r>
    </w:p>
    <w:p w14:paraId="466144A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database rjc;</w:t>
      </w:r>
    </w:p>
    <w:p w14:paraId="1C93E3A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090885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Now let’s move to this database using below command so now all the work we will do or perform it should be done within this rjc database.</w:t>
      </w:r>
    </w:p>
    <w:p w14:paraId="73CAED7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use rjc;</w:t>
      </w:r>
    </w:p>
    <w:p w14:paraId="4B05885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3515A355" wp14:editId="1A27C81A">
            <wp:extent cx="3846192" cy="1402526"/>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3846192" cy="1402526"/>
                    </a:xfrm>
                    <a:prstGeom prst="rect">
                      <a:avLst/>
                    </a:prstGeom>
                    <a:ln/>
                  </pic:spPr>
                </pic:pic>
              </a:graphicData>
            </a:graphic>
          </wp:inline>
        </w:drawing>
      </w:r>
    </w:p>
    <w:p w14:paraId="2E4C207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985305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9. Now we will create a table inside this rjc database named as employee using below</w:t>
      </w:r>
    </w:p>
    <w:p w14:paraId="459B862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command,</w:t>
      </w:r>
    </w:p>
    <w:p w14:paraId="7A75F06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table employee(ID int, name string, salary float, age int)</w:t>
      </w:r>
    </w:p>
    <w:p w14:paraId="1995DEF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After this we will not put semicolon , When we will be loading the data from some existing csv file or maybe some other text files so we have to mention that how that data has to be loaded here. We are simply creating the schema of the table with some certain fields or attributes along with their datatypes and then I’m mentioning</w:t>
      </w:r>
    </w:p>
    <w:p w14:paraId="259781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40490D9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4D9B3BC9" w14:textId="77777777" w:rsidR="00DC139C" w:rsidRPr="00F57BC9" w:rsidRDefault="00DC139C">
      <w:pPr>
        <w:spacing w:before="240" w:after="240"/>
        <w:rPr>
          <w:rFonts w:ascii="Times New Roman" w:eastAsia="Times New Roman" w:hAnsi="Times New Roman" w:cs="Times New Roman"/>
          <w:b/>
          <w:sz w:val="24"/>
          <w:szCs w:val="28"/>
        </w:rPr>
      </w:pPr>
    </w:p>
    <w:p w14:paraId="5751775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03344738" wp14:editId="079CE48C">
            <wp:extent cx="5943600" cy="825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B5D39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28023F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8F0FCD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row format delimited means , every record is present in one row andfields terminated by ‘,’ and fields are terminated by comma. So as soon as it encountersone comma so that means that one is the value of some field and after comma it isencountering abc so that abc is the value of some another field. By default it is a “tab” character that means fields are separated by “tab”.</w:t>
      </w:r>
    </w:p>
    <w:p w14:paraId="1021C2C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7A39A52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10. So now we will see the schema of the table using below command,</w:t>
      </w:r>
    </w:p>
    <w:p w14:paraId="1082B69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w:t>
      </w:r>
    </w:p>
    <w:p w14:paraId="01A3B9D1"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give different fields of table employee along with their respective datatypes.</w:t>
      </w:r>
    </w:p>
    <w:p w14:paraId="011C3D2E" w14:textId="77777777" w:rsidR="00DC139C" w:rsidRPr="00F57BC9" w:rsidRDefault="00DC139C">
      <w:pPr>
        <w:spacing w:before="240" w:after="240"/>
        <w:rPr>
          <w:rFonts w:ascii="Times New Roman" w:eastAsia="Times New Roman" w:hAnsi="Times New Roman" w:cs="Times New Roman"/>
          <w:sz w:val="24"/>
          <w:szCs w:val="28"/>
        </w:rPr>
      </w:pPr>
    </w:p>
    <w:p w14:paraId="3363AE4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8F880FE" wp14:editId="6079483C">
            <wp:extent cx="5710238" cy="1390955"/>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710238" cy="1390955"/>
                    </a:xfrm>
                    <a:prstGeom prst="rect">
                      <a:avLst/>
                    </a:prstGeom>
                    <a:ln/>
                  </pic:spPr>
                </pic:pic>
              </a:graphicData>
            </a:graphic>
          </wp:inline>
        </w:drawing>
      </w:r>
    </w:p>
    <w:p w14:paraId="1222CC3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C00944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11. By default the internal table would store in the warehouse directory of hive. Whereas the external tables are available in the hdfs. And if we drop the internal table so then the table data and the metadata associated with that table will be deleted from the hdfs. Whereas when we drop the external table then only the metadata associated with that table will be deleted whereas the table data will be untouched by hive as it would be residing in the hdfs and it would be outside the warehouse directory of the hive.</w:t>
      </w:r>
    </w:p>
    <w:p w14:paraId="1D44945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So Now we will check how the table which we will be created is internal table or external table using below command,</w:t>
      </w:r>
    </w:p>
    <w:p w14:paraId="6AFC70A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lastRenderedPageBreak/>
        <w:t xml:space="preserve"> </w:t>
      </w:r>
    </w:p>
    <w:p w14:paraId="717996D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formatted employee;</w:t>
      </w:r>
    </w:p>
    <w:p w14:paraId="609CCBE3" w14:textId="77777777" w:rsidR="00DC139C" w:rsidRPr="00F57BC9" w:rsidRDefault="00DC139C">
      <w:pPr>
        <w:spacing w:before="240" w:after="240"/>
        <w:rPr>
          <w:rFonts w:ascii="Times New Roman" w:eastAsia="Times New Roman" w:hAnsi="Times New Roman" w:cs="Times New Roman"/>
          <w:b/>
          <w:sz w:val="24"/>
          <w:szCs w:val="28"/>
        </w:rPr>
      </w:pPr>
    </w:p>
    <w:p w14:paraId="7A46A1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27D50AB1" wp14:editId="3307DEDA">
            <wp:extent cx="5943600" cy="47879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787900"/>
                    </a:xfrm>
                    <a:prstGeom prst="rect">
                      <a:avLst/>
                    </a:prstGeom>
                    <a:ln/>
                  </pic:spPr>
                </pic:pic>
              </a:graphicData>
            </a:graphic>
          </wp:inline>
        </w:drawing>
      </w:r>
    </w:p>
    <w:p w14:paraId="02A3044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2E8279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F43486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By default hive createsInternal table or Managed Table.</w:t>
      </w:r>
    </w:p>
    <w:p w14:paraId="333DC75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4158E0D"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12. Now we will create the external table using below command,</w:t>
      </w:r>
    </w:p>
    <w:p w14:paraId="29F778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create external table emloyee2 (ID int, name string, salary float, age int)</w:t>
      </w:r>
    </w:p>
    <w:p w14:paraId="15C5FAD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row format delimited</w:t>
      </w:r>
    </w:p>
    <w:p w14:paraId="6735F68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fields terminated by ‘,’</w:t>
      </w:r>
    </w:p>
    <w:p w14:paraId="1C40929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stored as textfile;</w:t>
      </w:r>
    </w:p>
    <w:p w14:paraId="74452929" w14:textId="77777777" w:rsidR="00DC139C" w:rsidRPr="00F57BC9" w:rsidRDefault="00DC139C">
      <w:pPr>
        <w:spacing w:before="240" w:after="240"/>
        <w:rPr>
          <w:rFonts w:ascii="Times New Roman" w:eastAsia="Times New Roman" w:hAnsi="Times New Roman" w:cs="Times New Roman"/>
          <w:b/>
          <w:sz w:val="24"/>
          <w:szCs w:val="28"/>
        </w:rPr>
      </w:pPr>
    </w:p>
    <w:p w14:paraId="1C48F67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FFD0DA9" wp14:editId="3A01FCA3">
            <wp:extent cx="5943600" cy="939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943600" cy="939800"/>
                    </a:xfrm>
                    <a:prstGeom prst="rect">
                      <a:avLst/>
                    </a:prstGeom>
                    <a:ln/>
                  </pic:spPr>
                </pic:pic>
              </a:graphicData>
            </a:graphic>
          </wp:inline>
        </w:drawing>
      </w:r>
    </w:p>
    <w:p w14:paraId="362414B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13B700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00454AD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13. Checking the schema of the table using below command,</w:t>
      </w:r>
    </w:p>
    <w:p w14:paraId="7D5581A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describe employee2;</w:t>
      </w:r>
    </w:p>
    <w:p w14:paraId="545B0808" w14:textId="77777777" w:rsidR="00DC139C" w:rsidRPr="00F57BC9" w:rsidRDefault="00DC139C">
      <w:pPr>
        <w:spacing w:before="240" w:after="240"/>
        <w:rPr>
          <w:rFonts w:ascii="Times New Roman" w:eastAsia="Times New Roman" w:hAnsi="Times New Roman" w:cs="Times New Roman"/>
          <w:b/>
          <w:sz w:val="24"/>
          <w:szCs w:val="28"/>
        </w:rPr>
      </w:pPr>
    </w:p>
    <w:p w14:paraId="434FFD9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945D6CC" wp14:editId="074E4B4C">
            <wp:extent cx="5943600" cy="14351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4"/>
                    <a:srcRect/>
                    <a:stretch>
                      <a:fillRect/>
                    </a:stretch>
                  </pic:blipFill>
                  <pic:spPr>
                    <a:xfrm>
                      <a:off x="0" y="0"/>
                      <a:ext cx="5943600" cy="1435100"/>
                    </a:xfrm>
                    <a:prstGeom prst="rect">
                      <a:avLst/>
                    </a:prstGeom>
                    <a:ln/>
                  </pic:spPr>
                </pic:pic>
              </a:graphicData>
            </a:graphic>
          </wp:inline>
        </w:drawing>
      </w:r>
    </w:p>
    <w:p w14:paraId="6EC045C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14288E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08C335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16. Creating a new external table named as employee3 in the specific location using below command,</w:t>
      </w:r>
    </w:p>
    <w:p w14:paraId="2D9A1D0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create external table emloyee3 (ID int, name string, salary float, age int)</w:t>
      </w:r>
    </w:p>
    <w:p w14:paraId="0C590EA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row format delimited</w:t>
      </w:r>
    </w:p>
    <w:p w14:paraId="4F95015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lastRenderedPageBreak/>
        <w:t>➢</w:t>
      </w:r>
      <w:r w:rsidRPr="00F57BC9">
        <w:rPr>
          <w:rFonts w:ascii="Times New Roman" w:eastAsia="Arial Unicode MS" w:hAnsi="Times New Roman" w:cs="Times New Roman"/>
          <w:b/>
          <w:sz w:val="24"/>
          <w:szCs w:val="28"/>
        </w:rPr>
        <w:t xml:space="preserve"> fields terminated by ‘,’</w:t>
      </w:r>
    </w:p>
    <w:p w14:paraId="2260BE5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Segoe UI Symbol" w:eastAsia="Arial Unicode MS" w:hAnsi="Segoe UI Symbol" w:cs="Segoe UI Symbol"/>
          <w:b/>
          <w:sz w:val="24"/>
          <w:szCs w:val="28"/>
        </w:rPr>
        <w:t>➢</w:t>
      </w:r>
      <w:r w:rsidRPr="00F57BC9">
        <w:rPr>
          <w:rFonts w:ascii="Times New Roman" w:eastAsia="Arial Unicode MS" w:hAnsi="Times New Roman" w:cs="Times New Roman"/>
          <w:b/>
          <w:sz w:val="24"/>
          <w:szCs w:val="28"/>
        </w:rPr>
        <w:t xml:space="preserve"> location '/user/cloudera/vj';</w:t>
      </w:r>
    </w:p>
    <w:p w14:paraId="74740798"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It will first create 'vj' directory inside the /user/cloudera and then inside 'vj' the employee3 table get stored.</w:t>
      </w:r>
    </w:p>
    <w:p w14:paraId="22543E31" w14:textId="77777777" w:rsidR="00DC139C" w:rsidRPr="00F57BC9" w:rsidRDefault="00DC139C">
      <w:pPr>
        <w:spacing w:before="240" w:after="240"/>
        <w:rPr>
          <w:rFonts w:ascii="Times New Roman" w:eastAsia="Times New Roman" w:hAnsi="Times New Roman" w:cs="Times New Roman"/>
          <w:sz w:val="24"/>
          <w:szCs w:val="28"/>
        </w:rPr>
      </w:pPr>
    </w:p>
    <w:p w14:paraId="14E2ADE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61AB4766" wp14:editId="02DEF504">
            <wp:extent cx="5943600" cy="1079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1079500"/>
                    </a:xfrm>
                    <a:prstGeom prst="rect">
                      <a:avLst/>
                    </a:prstGeom>
                    <a:ln/>
                  </pic:spPr>
                </pic:pic>
              </a:graphicData>
            </a:graphic>
          </wp:inline>
        </w:drawing>
      </w:r>
    </w:p>
    <w:p w14:paraId="5736311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55050ADA"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3D7E377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17. To see the schema of the employee3 table we use below command,</w:t>
      </w:r>
    </w:p>
    <w:p w14:paraId="2E21D99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employee3;</w:t>
      </w:r>
    </w:p>
    <w:p w14:paraId="63A66DF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3E6A4F94" wp14:editId="0F7BB24B">
            <wp:extent cx="5361280" cy="198437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361280" cy="1984370"/>
                    </a:xfrm>
                    <a:prstGeom prst="rect">
                      <a:avLst/>
                    </a:prstGeom>
                    <a:ln/>
                  </pic:spPr>
                </pic:pic>
              </a:graphicData>
            </a:graphic>
          </wp:inline>
        </w:drawing>
      </w:r>
    </w:p>
    <w:p w14:paraId="02D6A33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F3F09D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069F0DA"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B49A0F4"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19. Now move to terminal and listing out all the tables using below command;</w:t>
      </w:r>
    </w:p>
    <w:p w14:paraId="02B08E9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show tables;</w:t>
      </w:r>
    </w:p>
    <w:p w14:paraId="4A5B7B64"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lastRenderedPageBreak/>
        <w:t xml:space="preserve"> </w:t>
      </w:r>
      <w:r w:rsidRPr="00F57BC9">
        <w:rPr>
          <w:rFonts w:ascii="Times New Roman" w:eastAsia="Times New Roman" w:hAnsi="Times New Roman" w:cs="Times New Roman"/>
          <w:b/>
          <w:noProof/>
          <w:sz w:val="24"/>
          <w:szCs w:val="28"/>
          <w:lang w:val="en-IN"/>
        </w:rPr>
        <w:drawing>
          <wp:inline distT="114300" distB="114300" distL="114300" distR="114300" wp14:anchorId="1773A357" wp14:editId="4A4E0E02">
            <wp:extent cx="4757142" cy="1396592"/>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4757142" cy="1396592"/>
                    </a:xfrm>
                    <a:prstGeom prst="rect">
                      <a:avLst/>
                    </a:prstGeom>
                    <a:ln/>
                  </pic:spPr>
                </pic:pic>
              </a:graphicData>
            </a:graphic>
          </wp:inline>
        </w:drawing>
      </w:r>
    </w:p>
    <w:p w14:paraId="3299962E"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9232DF0"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5A6381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20. ALTER COMMANDS</w:t>
      </w:r>
    </w:p>
    <w:p w14:paraId="34C387E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Now we are changing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using below command,</w:t>
      </w:r>
    </w:p>
    <w:p w14:paraId="4C417AD0"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noProof/>
          <w:sz w:val="24"/>
          <w:szCs w:val="28"/>
          <w:lang w:val="en-IN"/>
        </w:rPr>
        <w:drawing>
          <wp:inline distT="114300" distB="114300" distL="114300" distR="114300" wp14:anchorId="2F7C2E8E" wp14:editId="4A12D088">
            <wp:extent cx="4995863" cy="63124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4995863" cy="631246"/>
                    </a:xfrm>
                    <a:prstGeom prst="rect">
                      <a:avLst/>
                    </a:prstGeom>
                    <a:ln/>
                  </pic:spPr>
                </pic:pic>
              </a:graphicData>
            </a:graphic>
          </wp:inline>
        </w:drawing>
      </w:r>
    </w:p>
    <w:p w14:paraId="07116BD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426398C9"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01E923E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812EFF7"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21. Now we will check whether the name of the </w:t>
      </w:r>
      <w:r w:rsidRPr="00F57BC9">
        <w:rPr>
          <w:rFonts w:ascii="Times New Roman" w:eastAsia="Times New Roman" w:hAnsi="Times New Roman" w:cs="Times New Roman"/>
          <w:b/>
          <w:sz w:val="24"/>
          <w:szCs w:val="28"/>
        </w:rPr>
        <w:t>employee3</w:t>
      </w:r>
      <w:r w:rsidRPr="00F57BC9">
        <w:rPr>
          <w:rFonts w:ascii="Times New Roman" w:eastAsia="Times New Roman" w:hAnsi="Times New Roman" w:cs="Times New Roman"/>
          <w:sz w:val="24"/>
          <w:szCs w:val="28"/>
        </w:rPr>
        <w:t xml:space="preserve"> table changes to </w:t>
      </w:r>
      <w:r w:rsidRPr="00F57BC9">
        <w:rPr>
          <w:rFonts w:ascii="Times New Roman" w:eastAsia="Times New Roman" w:hAnsi="Times New Roman" w:cs="Times New Roman"/>
          <w:b/>
          <w:sz w:val="24"/>
          <w:szCs w:val="28"/>
        </w:rPr>
        <w:t>emptable</w:t>
      </w:r>
      <w:r w:rsidRPr="00F57BC9">
        <w:rPr>
          <w:rFonts w:ascii="Times New Roman" w:eastAsia="Times New Roman" w:hAnsi="Times New Roman" w:cs="Times New Roman"/>
          <w:sz w:val="24"/>
          <w:szCs w:val="28"/>
        </w:rPr>
        <w:t xml:space="preserve"> or not using below command,</w:t>
      </w:r>
    </w:p>
    <w:p w14:paraId="398CC68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show tables;</w:t>
      </w:r>
    </w:p>
    <w:p w14:paraId="68A8F3D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4ED6CE2B" wp14:editId="21B01C84">
            <wp:extent cx="4681538" cy="1376923"/>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4681538" cy="1376923"/>
                    </a:xfrm>
                    <a:prstGeom prst="rect">
                      <a:avLst/>
                    </a:prstGeom>
                    <a:ln/>
                  </pic:spPr>
                </pic:pic>
              </a:graphicData>
            </a:graphic>
          </wp:inline>
        </w:drawing>
      </w:r>
    </w:p>
    <w:p w14:paraId="349EA3C5" w14:textId="77777777" w:rsidR="00DC139C" w:rsidRPr="00F57BC9" w:rsidRDefault="00DC139C">
      <w:pPr>
        <w:spacing w:before="240" w:after="240"/>
        <w:rPr>
          <w:rFonts w:ascii="Times New Roman" w:eastAsia="Times New Roman" w:hAnsi="Times New Roman" w:cs="Times New Roman"/>
          <w:b/>
          <w:sz w:val="24"/>
          <w:szCs w:val="28"/>
        </w:rPr>
      </w:pPr>
    </w:p>
    <w:p w14:paraId="44FD864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D15E14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sz w:val="24"/>
          <w:szCs w:val="28"/>
        </w:rPr>
        <w:lastRenderedPageBreak/>
        <w:t xml:space="preserve">22. First we will see the fields of emptable then we will add new column as </w:t>
      </w:r>
      <w:r w:rsidRPr="00F57BC9">
        <w:rPr>
          <w:rFonts w:ascii="Times New Roman" w:eastAsia="Times New Roman" w:hAnsi="Times New Roman" w:cs="Times New Roman"/>
          <w:b/>
          <w:sz w:val="24"/>
          <w:szCs w:val="28"/>
        </w:rPr>
        <w:t xml:space="preserve">surname </w:t>
      </w:r>
      <w:r w:rsidRPr="00F57BC9">
        <w:rPr>
          <w:rFonts w:ascii="Times New Roman" w:eastAsia="Times New Roman" w:hAnsi="Times New Roman" w:cs="Times New Roman"/>
          <w:sz w:val="24"/>
          <w:szCs w:val="28"/>
        </w:rPr>
        <w:t>in emptable using below command</w:t>
      </w:r>
      <w:r w:rsidRPr="00F57BC9">
        <w:rPr>
          <w:rFonts w:ascii="Times New Roman" w:eastAsia="Times New Roman" w:hAnsi="Times New Roman" w:cs="Times New Roman"/>
          <w:b/>
          <w:sz w:val="24"/>
          <w:szCs w:val="28"/>
        </w:rPr>
        <w:t>,</w:t>
      </w:r>
    </w:p>
    <w:p w14:paraId="5B6F7E0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5F43100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add columns (surname string);</w:t>
      </w:r>
    </w:p>
    <w:p w14:paraId="2ACB1146"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4B626267" w14:textId="77777777" w:rsidR="00DC139C" w:rsidRPr="00F57BC9" w:rsidRDefault="00DC139C">
      <w:pPr>
        <w:spacing w:before="240" w:after="240"/>
        <w:rPr>
          <w:rFonts w:ascii="Times New Roman" w:eastAsia="Times New Roman" w:hAnsi="Times New Roman" w:cs="Times New Roman"/>
          <w:b/>
          <w:sz w:val="24"/>
          <w:szCs w:val="28"/>
        </w:rPr>
      </w:pPr>
    </w:p>
    <w:p w14:paraId="1865D732"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drawing>
          <wp:inline distT="114300" distB="114300" distL="114300" distR="114300" wp14:anchorId="7C42C612" wp14:editId="28B5A3BE">
            <wp:extent cx="5943600" cy="2501900"/>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15FD6179"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4911D4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3E1DCB3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23.Now we will change field name of the emptable to first_name using alter command,</w:t>
      </w:r>
    </w:p>
    <w:p w14:paraId="180AF32D"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Alter table emptable change name first_name string;</w:t>
      </w:r>
    </w:p>
    <w:p w14:paraId="771FBD2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describe emptable;</w:t>
      </w:r>
    </w:p>
    <w:p w14:paraId="17A900D3" w14:textId="77777777" w:rsidR="00DC139C" w:rsidRPr="00F57BC9" w:rsidRDefault="00DC139C">
      <w:pPr>
        <w:spacing w:before="240" w:after="240"/>
        <w:rPr>
          <w:rFonts w:ascii="Times New Roman" w:eastAsia="Times New Roman" w:hAnsi="Times New Roman" w:cs="Times New Roman"/>
          <w:b/>
          <w:sz w:val="24"/>
          <w:szCs w:val="28"/>
        </w:rPr>
      </w:pPr>
    </w:p>
    <w:p w14:paraId="49916F3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noProof/>
          <w:sz w:val="24"/>
          <w:szCs w:val="28"/>
          <w:lang w:val="en-IN"/>
        </w:rPr>
        <w:lastRenderedPageBreak/>
        <w:drawing>
          <wp:inline distT="114300" distB="114300" distL="114300" distR="114300" wp14:anchorId="5B576599" wp14:editId="42E1738D">
            <wp:extent cx="5638510" cy="2376488"/>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638510" cy="2376488"/>
                    </a:xfrm>
                    <a:prstGeom prst="rect">
                      <a:avLst/>
                    </a:prstGeom>
                    <a:ln/>
                  </pic:spPr>
                </pic:pic>
              </a:graphicData>
            </a:graphic>
          </wp:inline>
        </w:drawing>
      </w:r>
    </w:p>
    <w:p w14:paraId="6B63DB7B"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70E7E35C"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Loading the data in the table</w:t>
      </w:r>
    </w:p>
    <w:p w14:paraId="0B0A2CFF"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24. Before loading the data in the table we will first create the csv file. Now open the new terminal ,</w:t>
      </w:r>
      <w:ins w:id="0" w:author="27_Poonam Bisht" w:date="2022-04-20T17:41:00Z">
        <w:r w:rsidRPr="00F57BC9">
          <w:rPr>
            <w:rFonts w:ascii="Times New Roman" w:eastAsia="Times New Roman" w:hAnsi="Times New Roman" w:cs="Times New Roman"/>
            <w:sz w:val="24"/>
            <w:szCs w:val="28"/>
          </w:rPr>
          <w:t xml:space="preserve"> </w:t>
        </w:r>
      </w:ins>
    </w:p>
    <w:p w14:paraId="206CEDC2"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using ls command list out all the directories --&gt; change the directory to document directory --&gt;</w:t>
      </w:r>
    </w:p>
    <w:p w14:paraId="0DE9EB05"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use ls command to list all the files present inside the document folder or directory</w:t>
      </w:r>
    </w:p>
    <w:p w14:paraId="61E9D37D" w14:textId="77777777" w:rsidR="00DC139C" w:rsidRPr="00F57BC9" w:rsidRDefault="00DC139C">
      <w:pPr>
        <w:spacing w:before="240" w:after="240"/>
        <w:rPr>
          <w:rFonts w:ascii="Times New Roman" w:eastAsia="Times New Roman" w:hAnsi="Times New Roman" w:cs="Times New Roman"/>
          <w:b/>
          <w:sz w:val="24"/>
          <w:szCs w:val="28"/>
        </w:rPr>
      </w:pPr>
    </w:p>
    <w:p w14:paraId="626356D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E1AC150" wp14:editId="4376F2C7">
            <wp:extent cx="4248743" cy="1829055"/>
            <wp:effectExtent l="0" t="0" r="0" b="0"/>
            <wp:docPr id="3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0"/>
                    <a:srcRect/>
                    <a:stretch>
                      <a:fillRect/>
                    </a:stretch>
                  </pic:blipFill>
                  <pic:spPr>
                    <a:xfrm>
                      <a:off x="0" y="0"/>
                      <a:ext cx="4248743" cy="1829055"/>
                    </a:xfrm>
                    <a:prstGeom prst="rect">
                      <a:avLst/>
                    </a:prstGeom>
                    <a:ln/>
                  </pic:spPr>
                </pic:pic>
              </a:graphicData>
            </a:graphic>
          </wp:inline>
        </w:drawing>
      </w:r>
    </w:p>
    <w:p w14:paraId="1807A704" w14:textId="77777777" w:rsidR="00DC139C" w:rsidRPr="00F57BC9" w:rsidRDefault="00DC139C">
      <w:pPr>
        <w:spacing w:after="160" w:line="259" w:lineRule="auto"/>
        <w:rPr>
          <w:rFonts w:ascii="Times New Roman" w:eastAsia="Times New Roman" w:hAnsi="Times New Roman" w:cs="Times New Roman"/>
          <w:sz w:val="24"/>
          <w:szCs w:val="26"/>
        </w:rPr>
      </w:pPr>
    </w:p>
    <w:p w14:paraId="789EF24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25. Now creating new file as Student.csv using below command,</w:t>
      </w:r>
    </w:p>
    <w:p w14:paraId="04C2A0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Student.csv</w:t>
      </w:r>
    </w:p>
    <w:p w14:paraId="39A0E70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As soon as we hit enter it will create a Student.csv file as it was not existing earlier.</w:t>
      </w:r>
    </w:p>
    <w:p w14:paraId="6CCB63E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26. Creating a new database as rjcstudent.</w:t>
      </w:r>
    </w:p>
    <w:p w14:paraId="51C4CB3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create database rjcstudent;</w:t>
      </w:r>
    </w:p>
    <w:p w14:paraId="05B4FAA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show databases;</w:t>
      </w:r>
    </w:p>
    <w:p w14:paraId="0B000A2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rjcstudent database.</w:t>
      </w:r>
    </w:p>
    <w:p w14:paraId="1B91F9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use rjcstudent;</w:t>
      </w:r>
    </w:p>
    <w:p w14:paraId="4A1D3EA0" w14:textId="77777777" w:rsidR="00DC139C" w:rsidRPr="00F57BC9" w:rsidRDefault="00DC139C">
      <w:pPr>
        <w:spacing w:after="160" w:line="259" w:lineRule="auto"/>
        <w:rPr>
          <w:rFonts w:ascii="Times New Roman" w:eastAsia="Times New Roman" w:hAnsi="Times New Roman" w:cs="Times New Roman"/>
          <w:sz w:val="24"/>
          <w:szCs w:val="26"/>
        </w:rPr>
      </w:pPr>
    </w:p>
    <w:p w14:paraId="5EF8508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28. Creating new table student inside rjcstudent database.</w:t>
      </w:r>
    </w:p>
    <w:p w14:paraId="7735FAB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student (ID int, Name string, Age int)</w:t>
      </w:r>
    </w:p>
    <w:p w14:paraId="6CDF6C9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52557BF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348101C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542EFE39" w14:textId="77777777" w:rsidR="00DC139C" w:rsidRPr="00F57BC9" w:rsidRDefault="00DC139C">
      <w:pPr>
        <w:spacing w:after="160" w:line="259" w:lineRule="auto"/>
        <w:rPr>
          <w:rFonts w:ascii="Times New Roman" w:eastAsia="Times New Roman" w:hAnsi="Times New Roman" w:cs="Times New Roman"/>
          <w:sz w:val="24"/>
          <w:szCs w:val="26"/>
        </w:rPr>
      </w:pPr>
    </w:p>
    <w:p w14:paraId="29DBA800" w14:textId="77777777" w:rsidR="00DC139C" w:rsidRPr="00F57BC9" w:rsidRDefault="00DC139C">
      <w:pPr>
        <w:spacing w:after="160" w:line="259" w:lineRule="auto"/>
        <w:rPr>
          <w:rFonts w:ascii="Times New Roman" w:eastAsia="Times New Roman" w:hAnsi="Times New Roman" w:cs="Times New Roman"/>
          <w:sz w:val="24"/>
          <w:szCs w:val="26"/>
        </w:rPr>
      </w:pPr>
    </w:p>
    <w:p w14:paraId="6AC8D2ED" w14:textId="77777777" w:rsidR="00DC139C" w:rsidRPr="00F57BC9" w:rsidRDefault="00DC139C">
      <w:pPr>
        <w:spacing w:after="160" w:line="259" w:lineRule="auto"/>
        <w:rPr>
          <w:rFonts w:ascii="Times New Roman" w:eastAsia="Times New Roman" w:hAnsi="Times New Roman" w:cs="Times New Roman"/>
          <w:sz w:val="24"/>
          <w:szCs w:val="26"/>
        </w:rPr>
      </w:pPr>
    </w:p>
    <w:p w14:paraId="3550C08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454C9888" wp14:editId="268463E3">
            <wp:extent cx="4591691" cy="1114581"/>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4591691" cy="1114581"/>
                    </a:xfrm>
                    <a:prstGeom prst="rect">
                      <a:avLst/>
                    </a:prstGeom>
                    <a:ln/>
                  </pic:spPr>
                </pic:pic>
              </a:graphicData>
            </a:graphic>
          </wp:inline>
        </w:drawing>
      </w:r>
    </w:p>
    <w:p w14:paraId="75F64983" w14:textId="77777777" w:rsidR="00DC139C" w:rsidRPr="00F57BC9" w:rsidRDefault="00DC139C">
      <w:pPr>
        <w:spacing w:after="160" w:line="259" w:lineRule="auto"/>
        <w:rPr>
          <w:rFonts w:ascii="Times New Roman" w:eastAsia="Times New Roman" w:hAnsi="Times New Roman" w:cs="Times New Roman"/>
          <w:sz w:val="24"/>
          <w:szCs w:val="26"/>
        </w:rPr>
      </w:pPr>
    </w:p>
    <w:p w14:paraId="046F24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29. To see the structure or schema of the table,</w:t>
      </w:r>
    </w:p>
    <w:p w14:paraId="36D12FD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describe student;</w:t>
      </w:r>
    </w:p>
    <w:p w14:paraId="1224FA9D" w14:textId="77777777" w:rsidR="00DC139C" w:rsidRPr="00F57BC9" w:rsidRDefault="00DC139C">
      <w:pPr>
        <w:spacing w:after="160" w:line="259" w:lineRule="auto"/>
        <w:rPr>
          <w:rFonts w:ascii="Times New Roman" w:eastAsia="Times New Roman" w:hAnsi="Times New Roman" w:cs="Times New Roman"/>
          <w:sz w:val="24"/>
          <w:szCs w:val="26"/>
        </w:rPr>
      </w:pPr>
    </w:p>
    <w:p w14:paraId="2FAF12A8" w14:textId="77777777" w:rsidR="00DC139C" w:rsidRPr="00F57BC9" w:rsidRDefault="00DC139C">
      <w:pPr>
        <w:spacing w:after="160" w:line="259" w:lineRule="auto"/>
        <w:rPr>
          <w:rFonts w:ascii="Times New Roman" w:eastAsia="Times New Roman" w:hAnsi="Times New Roman" w:cs="Times New Roman"/>
          <w:sz w:val="24"/>
          <w:szCs w:val="26"/>
        </w:rPr>
      </w:pPr>
    </w:p>
    <w:p w14:paraId="6A6B84A8" w14:textId="77777777" w:rsidR="00DC139C" w:rsidRPr="00F57BC9" w:rsidRDefault="00DC139C">
      <w:pPr>
        <w:spacing w:after="160" w:line="259" w:lineRule="auto"/>
        <w:rPr>
          <w:rFonts w:ascii="Times New Roman" w:eastAsia="Times New Roman" w:hAnsi="Times New Roman" w:cs="Times New Roman"/>
          <w:sz w:val="24"/>
          <w:szCs w:val="26"/>
        </w:rPr>
      </w:pPr>
    </w:p>
    <w:p w14:paraId="39CD01C4" w14:textId="77777777" w:rsidR="00DC139C" w:rsidRPr="00F57BC9" w:rsidRDefault="00DC139C">
      <w:pPr>
        <w:spacing w:after="160" w:line="259" w:lineRule="auto"/>
        <w:rPr>
          <w:rFonts w:ascii="Times New Roman" w:eastAsia="Times New Roman" w:hAnsi="Times New Roman" w:cs="Times New Roman"/>
          <w:sz w:val="24"/>
          <w:szCs w:val="26"/>
        </w:rPr>
      </w:pPr>
    </w:p>
    <w:p w14:paraId="08C982C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FF8C412" wp14:editId="4586C0C1">
            <wp:extent cx="4582164" cy="207674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4582164" cy="2076740"/>
                    </a:xfrm>
                    <a:prstGeom prst="rect">
                      <a:avLst/>
                    </a:prstGeom>
                    <a:ln/>
                  </pic:spPr>
                </pic:pic>
              </a:graphicData>
            </a:graphic>
          </wp:inline>
        </w:drawing>
      </w:r>
    </w:p>
    <w:p w14:paraId="35AB36E8" w14:textId="77777777" w:rsidR="00DC139C" w:rsidRPr="00F57BC9" w:rsidRDefault="00DC139C">
      <w:pPr>
        <w:spacing w:after="160" w:line="259" w:lineRule="auto"/>
        <w:rPr>
          <w:rFonts w:ascii="Times New Roman" w:eastAsia="Times New Roman" w:hAnsi="Times New Roman" w:cs="Times New Roman"/>
          <w:sz w:val="24"/>
          <w:szCs w:val="26"/>
        </w:rPr>
      </w:pPr>
    </w:p>
    <w:p w14:paraId="04662C9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30. Loading data in the student table from Student.csv file which we have created in</w:t>
      </w:r>
    </w:p>
    <w:p w14:paraId="5ECA3DB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document directory. Here we are partitioning based on course = ‘Hadoop’.</w:t>
      </w:r>
    </w:p>
    <w:p w14:paraId="0FAE04D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‘/home/cloudera/Documents/Student.csv’ into table student</w:t>
      </w:r>
    </w:p>
    <w:p w14:paraId="21FCC63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partitioned by(Course string)</w:t>
      </w:r>
    </w:p>
    <w:p w14:paraId="794DB79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358A4812" w14:textId="77777777" w:rsidR="00DC139C" w:rsidRPr="00F57BC9" w:rsidRDefault="00DC139C">
      <w:pPr>
        <w:spacing w:after="160" w:line="259" w:lineRule="auto"/>
        <w:rPr>
          <w:rFonts w:ascii="Times New Roman" w:eastAsia="Times New Roman" w:hAnsi="Times New Roman" w:cs="Times New Roman"/>
          <w:sz w:val="24"/>
          <w:szCs w:val="26"/>
        </w:rPr>
      </w:pPr>
    </w:p>
    <w:p w14:paraId="14FBB761" w14:textId="77777777" w:rsidR="00DC139C" w:rsidRPr="00F57BC9" w:rsidRDefault="00DC139C">
      <w:pPr>
        <w:spacing w:after="160" w:line="259" w:lineRule="auto"/>
        <w:rPr>
          <w:rFonts w:ascii="Times New Roman" w:eastAsia="Times New Roman" w:hAnsi="Times New Roman" w:cs="Times New Roman"/>
          <w:sz w:val="24"/>
          <w:szCs w:val="26"/>
        </w:rPr>
      </w:pPr>
    </w:p>
    <w:p w14:paraId="17B6B9B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D9D7A43" wp14:editId="7D68477C">
            <wp:extent cx="5731510" cy="83883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510" cy="838835"/>
                    </a:xfrm>
                    <a:prstGeom prst="rect">
                      <a:avLst/>
                    </a:prstGeom>
                    <a:ln/>
                  </pic:spPr>
                </pic:pic>
              </a:graphicData>
            </a:graphic>
          </wp:inline>
        </w:drawing>
      </w:r>
    </w:p>
    <w:p w14:paraId="580055A9" w14:textId="77777777" w:rsidR="00DC139C" w:rsidRPr="00F57BC9" w:rsidRDefault="00DC139C">
      <w:pPr>
        <w:spacing w:after="160" w:line="259" w:lineRule="auto"/>
        <w:rPr>
          <w:rFonts w:ascii="Times New Roman" w:eastAsia="Times New Roman" w:hAnsi="Times New Roman" w:cs="Times New Roman"/>
          <w:sz w:val="24"/>
          <w:szCs w:val="26"/>
        </w:rPr>
      </w:pPr>
    </w:p>
    <w:p w14:paraId="1FE3119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It is partitioning based on Hadoop.</w:t>
      </w:r>
    </w:p>
    <w:p w14:paraId="65273FA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student;</w:t>
      </w:r>
    </w:p>
    <w:p w14:paraId="2DC1A311" w14:textId="77777777" w:rsidR="00DC139C" w:rsidRPr="00F57BC9" w:rsidRDefault="00DC139C">
      <w:pPr>
        <w:spacing w:after="160" w:line="259" w:lineRule="auto"/>
        <w:rPr>
          <w:rFonts w:ascii="Times New Roman" w:eastAsia="Times New Roman" w:hAnsi="Times New Roman" w:cs="Times New Roman"/>
          <w:sz w:val="24"/>
          <w:szCs w:val="26"/>
        </w:rPr>
      </w:pPr>
    </w:p>
    <w:p w14:paraId="78997B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48B5683" wp14:editId="108299D0">
            <wp:extent cx="3505689" cy="1581371"/>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4"/>
                    <a:srcRect/>
                    <a:stretch>
                      <a:fillRect/>
                    </a:stretch>
                  </pic:blipFill>
                  <pic:spPr>
                    <a:xfrm>
                      <a:off x="0" y="0"/>
                      <a:ext cx="3505689" cy="1581371"/>
                    </a:xfrm>
                    <a:prstGeom prst="rect">
                      <a:avLst/>
                    </a:prstGeom>
                    <a:ln/>
                  </pic:spPr>
                </pic:pic>
              </a:graphicData>
            </a:graphic>
          </wp:inline>
        </w:drawing>
      </w:r>
    </w:p>
    <w:p w14:paraId="3332ED4A" w14:textId="77777777" w:rsidR="00DC139C" w:rsidRPr="00F57BC9" w:rsidRDefault="00DC139C">
      <w:pPr>
        <w:spacing w:after="160" w:line="259" w:lineRule="auto"/>
        <w:rPr>
          <w:rFonts w:ascii="Times New Roman" w:eastAsia="Times New Roman" w:hAnsi="Times New Roman" w:cs="Times New Roman"/>
          <w:sz w:val="24"/>
          <w:szCs w:val="26"/>
        </w:rPr>
      </w:pPr>
    </w:p>
    <w:p w14:paraId="43C5F55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31. Now we similarly partition for course = ML and course = Python.</w:t>
      </w:r>
    </w:p>
    <w:p w14:paraId="1C61F30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32. Now go to browser refresh the page and select database as rjcstudent and click in</w:t>
      </w:r>
    </w:p>
    <w:p w14:paraId="74B641D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preview student table.</w:t>
      </w:r>
    </w:p>
    <w:p w14:paraId="0F09BD10" w14:textId="77777777" w:rsidR="00DC139C" w:rsidRPr="00F57BC9" w:rsidRDefault="00DC139C">
      <w:pPr>
        <w:spacing w:after="160" w:line="259" w:lineRule="auto"/>
        <w:rPr>
          <w:rFonts w:ascii="Times New Roman" w:eastAsia="Times New Roman" w:hAnsi="Times New Roman" w:cs="Times New Roman"/>
          <w:sz w:val="24"/>
          <w:szCs w:val="26"/>
        </w:rPr>
      </w:pPr>
    </w:p>
    <w:p w14:paraId="03A6D95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D537934" wp14:editId="065DCC63">
            <wp:extent cx="5731510" cy="229362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731510" cy="2293620"/>
                    </a:xfrm>
                    <a:prstGeom prst="rect">
                      <a:avLst/>
                    </a:prstGeom>
                    <a:ln/>
                  </pic:spPr>
                </pic:pic>
              </a:graphicData>
            </a:graphic>
          </wp:inline>
        </w:drawing>
      </w:r>
    </w:p>
    <w:p w14:paraId="32EDBAB9" w14:textId="77777777" w:rsidR="00DC139C" w:rsidRPr="00F57BC9" w:rsidRDefault="00DC139C">
      <w:pPr>
        <w:spacing w:after="160" w:line="259" w:lineRule="auto"/>
        <w:rPr>
          <w:rFonts w:ascii="Times New Roman" w:eastAsia="Times New Roman" w:hAnsi="Times New Roman" w:cs="Times New Roman"/>
          <w:sz w:val="24"/>
          <w:szCs w:val="26"/>
        </w:rPr>
      </w:pPr>
    </w:p>
    <w:p w14:paraId="6521214C" w14:textId="77777777" w:rsidR="00DC139C" w:rsidRPr="00F57BC9" w:rsidRDefault="00DC139C">
      <w:pPr>
        <w:spacing w:after="160" w:line="259" w:lineRule="auto"/>
        <w:rPr>
          <w:rFonts w:ascii="Times New Roman" w:eastAsia="Times New Roman" w:hAnsi="Times New Roman" w:cs="Times New Roman"/>
          <w:sz w:val="24"/>
          <w:szCs w:val="26"/>
        </w:rPr>
      </w:pPr>
    </w:p>
    <w:p w14:paraId="4307557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7769541" wp14:editId="7B48CDA7">
            <wp:extent cx="5731510" cy="3029585"/>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731510" cy="3029585"/>
                    </a:xfrm>
                    <a:prstGeom prst="rect">
                      <a:avLst/>
                    </a:prstGeom>
                    <a:ln/>
                  </pic:spPr>
                </pic:pic>
              </a:graphicData>
            </a:graphic>
          </wp:inline>
        </w:drawing>
      </w:r>
    </w:p>
    <w:p w14:paraId="0B67D0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Drop: to the drop the entire table we can use drop table command.</w:t>
      </w:r>
    </w:p>
    <w:p w14:paraId="28C0AAB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Syntax: DROP table tablename;</w:t>
      </w:r>
    </w:p>
    <w:p w14:paraId="0261510D"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33068737" wp14:editId="1C7E1316">
            <wp:extent cx="5325218" cy="1200318"/>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325218" cy="1200318"/>
                    </a:xfrm>
                    <a:prstGeom prst="rect">
                      <a:avLst/>
                    </a:prstGeom>
                    <a:ln/>
                  </pic:spPr>
                </pic:pic>
              </a:graphicData>
            </a:graphic>
          </wp:inline>
        </w:drawing>
      </w:r>
    </w:p>
    <w:p w14:paraId="6A6EFFCA" w14:textId="77777777" w:rsidR="00DC139C" w:rsidRPr="00F57BC9" w:rsidRDefault="00DC139C">
      <w:pPr>
        <w:spacing w:after="160" w:line="259" w:lineRule="auto"/>
        <w:rPr>
          <w:rFonts w:ascii="Times New Roman" w:eastAsia="Times New Roman" w:hAnsi="Times New Roman" w:cs="Times New Roman"/>
          <w:b/>
          <w:sz w:val="24"/>
          <w:szCs w:val="26"/>
        </w:rPr>
      </w:pPr>
    </w:p>
    <w:p w14:paraId="3F57DEB3" w14:textId="77777777" w:rsidR="00DC139C" w:rsidRPr="00F57BC9" w:rsidRDefault="00DC139C">
      <w:pPr>
        <w:spacing w:after="160" w:line="259" w:lineRule="auto"/>
        <w:rPr>
          <w:rFonts w:ascii="Times New Roman" w:eastAsia="Times New Roman" w:hAnsi="Times New Roman" w:cs="Times New Roman"/>
          <w:b/>
          <w:sz w:val="24"/>
          <w:szCs w:val="26"/>
        </w:rPr>
      </w:pPr>
    </w:p>
    <w:p w14:paraId="29073C3D" w14:textId="77777777" w:rsidR="00DC139C" w:rsidRPr="00F57BC9" w:rsidRDefault="00DC139C">
      <w:pPr>
        <w:spacing w:after="160" w:line="259" w:lineRule="auto"/>
        <w:rPr>
          <w:rFonts w:ascii="Times New Roman" w:eastAsia="Times New Roman" w:hAnsi="Times New Roman" w:cs="Times New Roman"/>
          <w:b/>
          <w:sz w:val="24"/>
          <w:szCs w:val="26"/>
        </w:rPr>
      </w:pPr>
    </w:p>
    <w:p w14:paraId="159EC761" w14:textId="77777777" w:rsidR="00DC139C" w:rsidRPr="00F57BC9" w:rsidRDefault="007254A7">
      <w:pPr>
        <w:spacing w:after="160" w:line="259" w:lineRule="auto"/>
        <w:rPr>
          <w:rFonts w:ascii="Times New Roman" w:eastAsia="Times New Roman" w:hAnsi="Times New Roman" w:cs="Times New Roman"/>
          <w:b/>
          <w:sz w:val="24"/>
          <w:szCs w:val="26"/>
        </w:rPr>
      </w:pPr>
      <w:r w:rsidRPr="00F57BC9">
        <w:rPr>
          <w:rFonts w:ascii="Times New Roman" w:eastAsia="Times New Roman" w:hAnsi="Times New Roman" w:cs="Times New Roman"/>
          <w:b/>
          <w:noProof/>
          <w:sz w:val="24"/>
          <w:szCs w:val="26"/>
          <w:lang w:val="en-IN"/>
        </w:rPr>
        <w:drawing>
          <wp:inline distT="0" distB="0" distL="0" distR="0" wp14:anchorId="2BAEFF1F" wp14:editId="737E10B7">
            <wp:extent cx="4629796" cy="1467055"/>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629796" cy="1467055"/>
                    </a:xfrm>
                    <a:prstGeom prst="rect">
                      <a:avLst/>
                    </a:prstGeom>
                    <a:ln/>
                  </pic:spPr>
                </pic:pic>
              </a:graphicData>
            </a:graphic>
          </wp:inline>
        </w:drawing>
      </w:r>
    </w:p>
    <w:p w14:paraId="07539834" w14:textId="77777777" w:rsidR="00DC139C" w:rsidRPr="00F57BC9" w:rsidRDefault="00DC139C">
      <w:pPr>
        <w:spacing w:after="160" w:line="259" w:lineRule="auto"/>
        <w:rPr>
          <w:rFonts w:ascii="Times New Roman" w:eastAsia="Times New Roman" w:hAnsi="Times New Roman" w:cs="Times New Roman"/>
          <w:b/>
          <w:sz w:val="24"/>
          <w:szCs w:val="26"/>
        </w:rPr>
      </w:pPr>
    </w:p>
    <w:p w14:paraId="2D02ACB4" w14:textId="77777777" w:rsidR="00DC139C" w:rsidRPr="00F57BC9" w:rsidRDefault="00DC139C">
      <w:pPr>
        <w:spacing w:after="160" w:line="259" w:lineRule="auto"/>
        <w:rPr>
          <w:rFonts w:ascii="Times New Roman" w:eastAsia="Times New Roman" w:hAnsi="Times New Roman" w:cs="Times New Roman"/>
          <w:b/>
          <w:sz w:val="24"/>
          <w:szCs w:val="26"/>
        </w:rPr>
      </w:pPr>
    </w:p>
    <w:p w14:paraId="5AA8368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6542F1F" wp14:editId="26A08ECE">
            <wp:extent cx="5731510" cy="282575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31510" cy="2825750"/>
                    </a:xfrm>
                    <a:prstGeom prst="rect">
                      <a:avLst/>
                    </a:prstGeom>
                    <a:ln/>
                  </pic:spPr>
                </pic:pic>
              </a:graphicData>
            </a:graphic>
          </wp:inline>
        </w:drawing>
      </w:r>
    </w:p>
    <w:p w14:paraId="023FC6C9" w14:textId="77777777" w:rsidR="00DC139C" w:rsidRPr="00F57BC9" w:rsidRDefault="00DC139C">
      <w:pPr>
        <w:spacing w:after="160" w:line="259" w:lineRule="auto"/>
        <w:rPr>
          <w:rFonts w:ascii="Times New Roman" w:eastAsia="Times New Roman" w:hAnsi="Times New Roman" w:cs="Times New Roman"/>
          <w:sz w:val="24"/>
          <w:szCs w:val="26"/>
        </w:rPr>
      </w:pPr>
    </w:p>
    <w:p w14:paraId="63B9D147" w14:textId="77777777" w:rsidR="00DC139C" w:rsidRPr="00F57BC9" w:rsidRDefault="00DC139C">
      <w:pPr>
        <w:spacing w:after="160" w:line="259" w:lineRule="auto"/>
        <w:rPr>
          <w:rFonts w:ascii="Times New Roman" w:eastAsia="Times New Roman" w:hAnsi="Times New Roman" w:cs="Times New Roman"/>
          <w:sz w:val="24"/>
          <w:szCs w:val="26"/>
        </w:rPr>
      </w:pPr>
    </w:p>
    <w:p w14:paraId="6A9E7CD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789346CE" wp14:editId="45104219">
            <wp:extent cx="5731510" cy="2251710"/>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731510" cy="2251710"/>
                    </a:xfrm>
                    <a:prstGeom prst="rect">
                      <a:avLst/>
                    </a:prstGeom>
                    <a:ln/>
                  </pic:spPr>
                </pic:pic>
              </a:graphicData>
            </a:graphic>
          </wp:inline>
        </w:drawing>
      </w:r>
    </w:p>
    <w:p w14:paraId="5D283219" w14:textId="77777777" w:rsidR="00DC139C" w:rsidRPr="00F57BC9" w:rsidRDefault="00DC139C">
      <w:pPr>
        <w:spacing w:after="160" w:line="259" w:lineRule="auto"/>
        <w:rPr>
          <w:rFonts w:ascii="Times New Roman" w:eastAsia="Times New Roman" w:hAnsi="Times New Roman" w:cs="Times New Roman"/>
          <w:sz w:val="24"/>
          <w:szCs w:val="26"/>
        </w:rPr>
      </w:pPr>
    </w:p>
    <w:p w14:paraId="6A16DB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BC49D44" wp14:editId="60D1E78F">
            <wp:extent cx="5731510" cy="72771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731510" cy="727710"/>
                    </a:xfrm>
                    <a:prstGeom prst="rect">
                      <a:avLst/>
                    </a:prstGeom>
                    <a:ln/>
                  </pic:spPr>
                </pic:pic>
              </a:graphicData>
            </a:graphic>
          </wp:inline>
        </w:drawing>
      </w:r>
    </w:p>
    <w:p w14:paraId="09FAFE79" w14:textId="77777777" w:rsidR="00DC139C" w:rsidRPr="00F57BC9" w:rsidRDefault="00DC139C">
      <w:pPr>
        <w:spacing w:after="160" w:line="259" w:lineRule="auto"/>
        <w:rPr>
          <w:rFonts w:ascii="Times New Roman" w:eastAsia="Times New Roman" w:hAnsi="Times New Roman" w:cs="Times New Roman"/>
          <w:sz w:val="24"/>
          <w:szCs w:val="26"/>
        </w:rPr>
      </w:pPr>
    </w:p>
    <w:p w14:paraId="7D0127D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6FAD3914" wp14:editId="6373B631">
            <wp:extent cx="5731510" cy="9271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5731510" cy="927100"/>
                    </a:xfrm>
                    <a:prstGeom prst="rect">
                      <a:avLst/>
                    </a:prstGeom>
                    <a:ln/>
                  </pic:spPr>
                </pic:pic>
              </a:graphicData>
            </a:graphic>
          </wp:inline>
        </w:drawing>
      </w:r>
    </w:p>
    <w:p w14:paraId="30636D87" w14:textId="77777777" w:rsidR="00DC139C" w:rsidRPr="00F57BC9" w:rsidRDefault="00DC139C">
      <w:pPr>
        <w:spacing w:after="160" w:line="259" w:lineRule="auto"/>
        <w:rPr>
          <w:rFonts w:ascii="Times New Roman" w:eastAsia="Times New Roman" w:hAnsi="Times New Roman" w:cs="Times New Roman"/>
          <w:sz w:val="24"/>
          <w:szCs w:val="26"/>
        </w:rPr>
      </w:pPr>
    </w:p>
    <w:p w14:paraId="716DB3E0" w14:textId="77777777" w:rsidR="00DC139C" w:rsidRPr="00F57BC9" w:rsidRDefault="007254A7">
      <w:pPr>
        <w:spacing w:after="160" w:line="259" w:lineRule="auto"/>
        <w:rPr>
          <w:rFonts w:ascii="Times New Roman" w:eastAsia="Times New Roman" w:hAnsi="Times New Roman" w:cs="Times New Roman"/>
          <w:sz w:val="24"/>
          <w:szCs w:val="26"/>
        </w:rPr>
      </w:pPr>
      <w:bookmarkStart w:id="1" w:name="_gjdgxs" w:colFirst="0" w:colLast="0"/>
      <w:bookmarkEnd w:id="1"/>
      <w:r w:rsidRPr="00F57BC9">
        <w:rPr>
          <w:rFonts w:ascii="Times New Roman" w:eastAsia="Times New Roman" w:hAnsi="Times New Roman" w:cs="Times New Roman"/>
          <w:noProof/>
          <w:sz w:val="24"/>
          <w:szCs w:val="26"/>
          <w:lang w:val="en-IN"/>
        </w:rPr>
        <w:drawing>
          <wp:inline distT="0" distB="0" distL="0" distR="0" wp14:anchorId="69214E70" wp14:editId="3DCB1A52">
            <wp:extent cx="5731510" cy="229997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731510" cy="2299970"/>
                    </a:xfrm>
                    <a:prstGeom prst="rect">
                      <a:avLst/>
                    </a:prstGeom>
                    <a:ln/>
                  </pic:spPr>
                </pic:pic>
              </a:graphicData>
            </a:graphic>
          </wp:inline>
        </w:drawing>
      </w:r>
    </w:p>
    <w:p w14:paraId="189A7E6E" w14:textId="77777777" w:rsidR="00DC139C" w:rsidRPr="00F57BC9" w:rsidRDefault="00DC139C">
      <w:pPr>
        <w:spacing w:after="160" w:line="259" w:lineRule="auto"/>
        <w:rPr>
          <w:rFonts w:ascii="Times New Roman" w:eastAsia="Times New Roman" w:hAnsi="Times New Roman" w:cs="Times New Roman"/>
          <w:sz w:val="24"/>
          <w:szCs w:val="26"/>
        </w:rPr>
      </w:pPr>
      <w:bookmarkStart w:id="2" w:name="_el329y85v02a" w:colFirst="0" w:colLast="0"/>
      <w:bookmarkEnd w:id="2"/>
    </w:p>
    <w:p w14:paraId="79F104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3BD8A64" wp14:editId="0972E690">
            <wp:extent cx="5731510" cy="418465"/>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731510" cy="418465"/>
                    </a:xfrm>
                    <a:prstGeom prst="rect">
                      <a:avLst/>
                    </a:prstGeom>
                    <a:ln/>
                  </pic:spPr>
                </pic:pic>
              </a:graphicData>
            </a:graphic>
          </wp:inline>
        </w:drawing>
      </w:r>
    </w:p>
    <w:p w14:paraId="2E4F00FA" w14:textId="77777777" w:rsidR="00DC139C" w:rsidRPr="00F57BC9" w:rsidRDefault="00DC139C">
      <w:pPr>
        <w:spacing w:after="160" w:line="259" w:lineRule="auto"/>
        <w:rPr>
          <w:rFonts w:ascii="Times New Roman" w:eastAsia="Times New Roman" w:hAnsi="Times New Roman" w:cs="Times New Roman"/>
          <w:sz w:val="24"/>
          <w:szCs w:val="26"/>
        </w:rPr>
      </w:pPr>
    </w:p>
    <w:p w14:paraId="27E553A9" w14:textId="77777777" w:rsidR="00DC139C" w:rsidRPr="00F57BC9" w:rsidRDefault="00DC139C">
      <w:pPr>
        <w:spacing w:after="160" w:line="259" w:lineRule="auto"/>
        <w:rPr>
          <w:rFonts w:ascii="Times New Roman" w:eastAsia="Times New Roman" w:hAnsi="Times New Roman" w:cs="Times New Roman"/>
          <w:sz w:val="24"/>
          <w:szCs w:val="26"/>
        </w:rPr>
      </w:pPr>
    </w:p>
    <w:p w14:paraId="23C72F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a new table as employee.</w:t>
      </w:r>
    </w:p>
    <w:p w14:paraId="2B85323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Dept string, yoj int, salary float,</w:t>
      </w:r>
    </w:p>
    <w:p w14:paraId="2FE35F0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Country string)</w:t>
      </w:r>
    </w:p>
    <w:p w14:paraId="40C0CE6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3FBC31B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31CC3EE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0396F732" w14:textId="77777777" w:rsidR="00DC139C" w:rsidRPr="00F57BC9" w:rsidRDefault="00DC139C">
      <w:pPr>
        <w:spacing w:after="160" w:line="259" w:lineRule="auto"/>
        <w:rPr>
          <w:rFonts w:ascii="Times New Roman" w:eastAsia="Times New Roman" w:hAnsi="Times New Roman" w:cs="Times New Roman"/>
          <w:sz w:val="24"/>
          <w:szCs w:val="26"/>
        </w:rPr>
      </w:pPr>
    </w:p>
    <w:p w14:paraId="5195FE9F" w14:textId="77777777" w:rsidR="00DC139C" w:rsidRPr="00F57BC9" w:rsidRDefault="00DC139C">
      <w:pPr>
        <w:spacing w:after="160" w:line="259" w:lineRule="auto"/>
        <w:rPr>
          <w:rFonts w:ascii="Times New Roman" w:eastAsia="Times New Roman" w:hAnsi="Times New Roman" w:cs="Times New Roman"/>
          <w:sz w:val="24"/>
          <w:szCs w:val="26"/>
        </w:rPr>
      </w:pPr>
    </w:p>
    <w:p w14:paraId="0256023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803D9B0" wp14:editId="66C2F154">
            <wp:extent cx="5731510" cy="2037080"/>
            <wp:effectExtent l="0" t="0" r="0" b="0"/>
            <wp:docPr id="3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731510" cy="2037080"/>
                    </a:xfrm>
                    <a:prstGeom prst="rect">
                      <a:avLst/>
                    </a:prstGeom>
                    <a:ln/>
                  </pic:spPr>
                </pic:pic>
              </a:graphicData>
            </a:graphic>
          </wp:inline>
        </w:drawing>
      </w:r>
    </w:p>
    <w:p w14:paraId="389FB366" w14:textId="77777777" w:rsidR="00DC139C" w:rsidRPr="00F57BC9" w:rsidRDefault="00DC139C">
      <w:pPr>
        <w:spacing w:after="160" w:line="259" w:lineRule="auto"/>
        <w:rPr>
          <w:rFonts w:ascii="Times New Roman" w:eastAsia="Times New Roman" w:hAnsi="Times New Roman" w:cs="Times New Roman"/>
          <w:sz w:val="24"/>
          <w:szCs w:val="26"/>
        </w:rPr>
      </w:pPr>
    </w:p>
    <w:p w14:paraId="61B22B7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employee2.csv file which we have created</w:t>
      </w:r>
    </w:p>
    <w:p w14:paraId="0B3A7C2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and it is present in /home/cloudera/Documents directory.</w:t>
      </w:r>
    </w:p>
    <w:p w14:paraId="5DB9AAA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‘/home/cloudera/Documents/employee2.csv’ into table</w:t>
      </w:r>
    </w:p>
    <w:p w14:paraId="36D585C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empgroup</w:t>
      </w:r>
    </w:p>
    <w:p w14:paraId="38797EA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27FCAD5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23922F22" w14:textId="77777777" w:rsidR="00DC139C" w:rsidRPr="00F57BC9" w:rsidRDefault="00DC139C">
      <w:pPr>
        <w:spacing w:after="160" w:line="259" w:lineRule="auto"/>
        <w:rPr>
          <w:rFonts w:ascii="Times New Roman" w:eastAsia="Times New Roman" w:hAnsi="Times New Roman" w:cs="Times New Roman"/>
          <w:sz w:val="24"/>
          <w:szCs w:val="26"/>
        </w:rPr>
      </w:pPr>
    </w:p>
    <w:p w14:paraId="3A26E6FF" w14:textId="77777777" w:rsidR="00DC139C" w:rsidRPr="00F57BC9" w:rsidRDefault="00DC139C">
      <w:pPr>
        <w:spacing w:after="160" w:line="259" w:lineRule="auto"/>
        <w:rPr>
          <w:rFonts w:ascii="Times New Roman" w:eastAsia="Times New Roman" w:hAnsi="Times New Roman" w:cs="Times New Roman"/>
          <w:sz w:val="24"/>
          <w:szCs w:val="26"/>
        </w:rPr>
      </w:pPr>
    </w:p>
    <w:p w14:paraId="01788E9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5FB10CCA" wp14:editId="26448317">
            <wp:extent cx="5731510" cy="821055"/>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510" cy="821055"/>
                    </a:xfrm>
                    <a:prstGeom prst="rect">
                      <a:avLst/>
                    </a:prstGeom>
                    <a:ln/>
                  </pic:spPr>
                </pic:pic>
              </a:graphicData>
            </a:graphic>
          </wp:inline>
        </w:drawing>
      </w:r>
    </w:p>
    <w:p w14:paraId="09031B6A" w14:textId="77777777" w:rsidR="00DC139C" w:rsidRPr="00F57BC9" w:rsidRDefault="00DC139C">
      <w:pPr>
        <w:spacing w:after="160" w:line="259" w:lineRule="auto"/>
        <w:rPr>
          <w:rFonts w:ascii="Times New Roman" w:eastAsia="Times New Roman" w:hAnsi="Times New Roman" w:cs="Times New Roman"/>
          <w:sz w:val="24"/>
          <w:szCs w:val="26"/>
        </w:rPr>
      </w:pPr>
    </w:p>
    <w:p w14:paraId="573F5BD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D65DDCD" wp14:editId="37FAD026">
            <wp:extent cx="5731510" cy="568960"/>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7"/>
                    <a:srcRect/>
                    <a:stretch>
                      <a:fillRect/>
                    </a:stretch>
                  </pic:blipFill>
                  <pic:spPr>
                    <a:xfrm>
                      <a:off x="0" y="0"/>
                      <a:ext cx="5731510" cy="568960"/>
                    </a:xfrm>
                    <a:prstGeom prst="rect">
                      <a:avLst/>
                    </a:prstGeom>
                    <a:ln/>
                  </pic:spPr>
                </pic:pic>
              </a:graphicData>
            </a:graphic>
          </wp:inline>
        </w:drawing>
      </w:r>
    </w:p>
    <w:p w14:paraId="34B34480" w14:textId="77777777" w:rsidR="00DC139C" w:rsidRPr="00F57BC9" w:rsidRDefault="00DC139C">
      <w:pPr>
        <w:spacing w:after="160" w:line="259" w:lineRule="auto"/>
        <w:rPr>
          <w:rFonts w:ascii="Times New Roman" w:eastAsia="Times New Roman" w:hAnsi="Times New Roman" w:cs="Times New Roman"/>
          <w:sz w:val="24"/>
          <w:szCs w:val="26"/>
        </w:rPr>
      </w:pPr>
    </w:p>
    <w:p w14:paraId="5C57A82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C101101" wp14:editId="7F692CF9">
            <wp:extent cx="5731510" cy="1049020"/>
            <wp:effectExtent l="0" t="0" r="0" b="0"/>
            <wp:docPr id="4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5731510" cy="1049020"/>
                    </a:xfrm>
                    <a:prstGeom prst="rect">
                      <a:avLst/>
                    </a:prstGeom>
                    <a:ln/>
                  </pic:spPr>
                </pic:pic>
              </a:graphicData>
            </a:graphic>
          </wp:inline>
        </w:drawing>
      </w:r>
    </w:p>
    <w:p w14:paraId="29DBEA11" w14:textId="77777777" w:rsidR="00DC139C" w:rsidRPr="00F57BC9" w:rsidRDefault="00DC139C">
      <w:pPr>
        <w:spacing w:after="160" w:line="259" w:lineRule="auto"/>
        <w:rPr>
          <w:rFonts w:ascii="Times New Roman" w:eastAsia="Times New Roman" w:hAnsi="Times New Roman" w:cs="Times New Roman"/>
          <w:sz w:val="24"/>
          <w:szCs w:val="26"/>
        </w:rPr>
      </w:pPr>
    </w:p>
    <w:p w14:paraId="74AF639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00EF55F4" wp14:editId="78C1311A">
            <wp:extent cx="5731510" cy="3912870"/>
            <wp:effectExtent l="0" t="0" r="0" b="0"/>
            <wp:docPr id="4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5731510" cy="3912870"/>
                    </a:xfrm>
                    <a:prstGeom prst="rect">
                      <a:avLst/>
                    </a:prstGeom>
                    <a:ln/>
                  </pic:spPr>
                </pic:pic>
              </a:graphicData>
            </a:graphic>
          </wp:inline>
        </w:drawing>
      </w:r>
    </w:p>
    <w:p w14:paraId="078C9AC2" w14:textId="77777777" w:rsidR="00DC139C" w:rsidRPr="00F57BC9" w:rsidRDefault="00DC139C">
      <w:pPr>
        <w:spacing w:after="160" w:line="259" w:lineRule="auto"/>
        <w:rPr>
          <w:rFonts w:ascii="Times New Roman" w:eastAsia="Times New Roman" w:hAnsi="Times New Roman" w:cs="Times New Roman"/>
          <w:sz w:val="24"/>
          <w:szCs w:val="26"/>
        </w:rPr>
      </w:pPr>
    </w:p>
    <w:p w14:paraId="3819C48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685ACE2" wp14:editId="71461179">
            <wp:extent cx="5731510" cy="391287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5731510" cy="3912870"/>
                    </a:xfrm>
                    <a:prstGeom prst="rect">
                      <a:avLst/>
                    </a:prstGeom>
                    <a:ln/>
                  </pic:spPr>
                </pic:pic>
              </a:graphicData>
            </a:graphic>
          </wp:inline>
        </w:drawing>
      </w:r>
    </w:p>
    <w:p w14:paraId="4F95C796" w14:textId="77777777" w:rsidR="00DC139C" w:rsidRPr="00F57BC9" w:rsidRDefault="00DC139C">
      <w:pPr>
        <w:spacing w:after="160" w:line="259" w:lineRule="auto"/>
        <w:rPr>
          <w:rFonts w:ascii="Times New Roman" w:eastAsia="Times New Roman" w:hAnsi="Times New Roman" w:cs="Times New Roman"/>
          <w:sz w:val="24"/>
          <w:szCs w:val="26"/>
        </w:rPr>
      </w:pPr>
    </w:p>
    <w:p w14:paraId="40169D1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281931B7" wp14:editId="6994FC8A">
            <wp:extent cx="5731510" cy="1120775"/>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731510" cy="1120775"/>
                    </a:xfrm>
                    <a:prstGeom prst="rect">
                      <a:avLst/>
                    </a:prstGeom>
                    <a:ln/>
                  </pic:spPr>
                </pic:pic>
              </a:graphicData>
            </a:graphic>
          </wp:inline>
        </w:drawing>
      </w:r>
    </w:p>
    <w:p w14:paraId="3E95156E" w14:textId="77777777" w:rsidR="00DC139C" w:rsidRPr="00F57BC9" w:rsidRDefault="00DC139C">
      <w:pPr>
        <w:spacing w:after="160" w:line="259" w:lineRule="auto"/>
        <w:rPr>
          <w:rFonts w:ascii="Times New Roman" w:eastAsia="Times New Roman" w:hAnsi="Times New Roman" w:cs="Times New Roman"/>
          <w:sz w:val="24"/>
          <w:szCs w:val="26"/>
        </w:rPr>
      </w:pPr>
    </w:p>
    <w:p w14:paraId="7863FEE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13A929C7" wp14:editId="5BB4837E">
            <wp:extent cx="5731510" cy="108966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731510" cy="1089660"/>
                    </a:xfrm>
                    <a:prstGeom prst="rect">
                      <a:avLst/>
                    </a:prstGeom>
                    <a:ln/>
                  </pic:spPr>
                </pic:pic>
              </a:graphicData>
            </a:graphic>
          </wp:inline>
        </w:drawing>
      </w:r>
    </w:p>
    <w:p w14:paraId="2F365A2E" w14:textId="77777777" w:rsidR="00DC139C" w:rsidRPr="00F57BC9" w:rsidRDefault="00DC139C">
      <w:pPr>
        <w:spacing w:after="160" w:line="259" w:lineRule="auto"/>
        <w:rPr>
          <w:rFonts w:ascii="Times New Roman" w:eastAsia="Times New Roman" w:hAnsi="Times New Roman" w:cs="Times New Roman"/>
          <w:sz w:val="24"/>
          <w:szCs w:val="26"/>
        </w:rPr>
      </w:pPr>
    </w:p>
    <w:p w14:paraId="532E59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37256E90" wp14:editId="320F5278">
            <wp:extent cx="5731510" cy="46374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5731510" cy="4637405"/>
                    </a:xfrm>
                    <a:prstGeom prst="rect">
                      <a:avLst/>
                    </a:prstGeom>
                    <a:ln/>
                  </pic:spPr>
                </pic:pic>
              </a:graphicData>
            </a:graphic>
          </wp:inline>
        </w:drawing>
      </w:r>
    </w:p>
    <w:p w14:paraId="341FCB3F" w14:textId="77777777" w:rsidR="00DC139C" w:rsidRPr="00F57BC9" w:rsidRDefault="00DC139C">
      <w:pPr>
        <w:spacing w:after="160" w:line="259" w:lineRule="auto"/>
        <w:rPr>
          <w:rFonts w:ascii="Times New Roman" w:eastAsia="Times New Roman" w:hAnsi="Times New Roman" w:cs="Times New Roman"/>
          <w:sz w:val="24"/>
          <w:szCs w:val="26"/>
        </w:rPr>
      </w:pPr>
    </w:p>
    <w:p w14:paraId="42C4F6B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10DB9C5D" wp14:editId="540A5C4C">
            <wp:extent cx="5731510" cy="465899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731510" cy="4658995"/>
                    </a:xfrm>
                    <a:prstGeom prst="rect">
                      <a:avLst/>
                    </a:prstGeom>
                    <a:ln/>
                  </pic:spPr>
                </pic:pic>
              </a:graphicData>
            </a:graphic>
          </wp:inline>
        </w:drawing>
      </w:r>
    </w:p>
    <w:p w14:paraId="1938D718"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creating employee.csv file.</w:t>
      </w:r>
    </w:p>
    <w:p w14:paraId="34A071A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gedit employee.csv</w:t>
      </w:r>
    </w:p>
    <w:p w14:paraId="0A3628B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Creating new database for performing querying operations.</w:t>
      </w:r>
    </w:p>
    <w:p w14:paraId="5AC565D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database hiveql;</w:t>
      </w:r>
    </w:p>
    <w:p w14:paraId="61E02BF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Using database hiveql and creating table employee inside the hiveql datanase.</w:t>
      </w:r>
    </w:p>
    <w:p w14:paraId="7003742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create table employee(ID int, Name string, Department string, YOJ int, Salary float)</w:t>
      </w:r>
    </w:p>
    <w:p w14:paraId="4F8CCD3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row format delimited</w:t>
      </w:r>
    </w:p>
    <w:p w14:paraId="67A8D1E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fields terminated by ‘,’;</w:t>
      </w:r>
    </w:p>
    <w:p w14:paraId="5289637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Segoe UI Symbol" w:eastAsia="Arial Unicode MS" w:hAnsi="Segoe UI Symbol" w:cs="Segoe UI Symbol"/>
          <w:sz w:val="24"/>
          <w:szCs w:val="26"/>
        </w:rPr>
        <w:t>➢</w:t>
      </w:r>
      <w:r w:rsidRPr="00F57BC9">
        <w:rPr>
          <w:rFonts w:ascii="Times New Roman" w:eastAsia="Arial Unicode MS" w:hAnsi="Times New Roman" w:cs="Times New Roman"/>
          <w:sz w:val="24"/>
          <w:szCs w:val="26"/>
        </w:rPr>
        <w:t xml:space="preserve"> tblproperties(“skip.header.line.count” =”1”);</w:t>
      </w:r>
    </w:p>
    <w:p w14:paraId="7BBA5A58" w14:textId="77777777" w:rsidR="00DC139C" w:rsidRPr="00F57BC9" w:rsidRDefault="00DC139C">
      <w:pPr>
        <w:spacing w:after="160" w:line="259" w:lineRule="auto"/>
        <w:rPr>
          <w:rFonts w:ascii="Times New Roman" w:eastAsia="Times New Roman" w:hAnsi="Times New Roman" w:cs="Times New Roman"/>
          <w:sz w:val="24"/>
          <w:szCs w:val="26"/>
        </w:rPr>
      </w:pPr>
    </w:p>
    <w:p w14:paraId="3728DB0E"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2C83B883" wp14:editId="544A3874">
            <wp:extent cx="5731510" cy="935355"/>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5731510" cy="935355"/>
                    </a:xfrm>
                    <a:prstGeom prst="rect">
                      <a:avLst/>
                    </a:prstGeom>
                    <a:ln/>
                  </pic:spPr>
                </pic:pic>
              </a:graphicData>
            </a:graphic>
          </wp:inline>
        </w:drawing>
      </w:r>
    </w:p>
    <w:p w14:paraId="35686FF1" w14:textId="77777777" w:rsidR="00DC139C" w:rsidRPr="00F57BC9" w:rsidRDefault="00DC139C">
      <w:pPr>
        <w:spacing w:after="160" w:line="259" w:lineRule="auto"/>
        <w:rPr>
          <w:rFonts w:ascii="Times New Roman" w:eastAsia="Times New Roman" w:hAnsi="Times New Roman" w:cs="Times New Roman"/>
          <w:sz w:val="24"/>
          <w:szCs w:val="26"/>
        </w:rPr>
      </w:pPr>
    </w:p>
    <w:p w14:paraId="029B51D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Loading the data into employee table from employee.csv file which we have created</w:t>
      </w:r>
    </w:p>
    <w:p w14:paraId="1B9E433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earlier and it is present in /home/cloudera/Documents directory.</w:t>
      </w:r>
    </w:p>
    <w:p w14:paraId="2184BC9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load data local inpath ‘/home/cloudera/Documents/employee.csv’ into table</w:t>
      </w:r>
    </w:p>
    <w:p w14:paraId="7C42EAA0"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employee</w:t>
      </w:r>
    </w:p>
    <w:p w14:paraId="2E30082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Displaying the table using below command,</w:t>
      </w:r>
    </w:p>
    <w:p w14:paraId="03B61FD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w:t>
      </w:r>
    </w:p>
    <w:p w14:paraId="7CEFE96B" w14:textId="77777777" w:rsidR="00DC139C" w:rsidRPr="00F57BC9" w:rsidRDefault="00DC139C">
      <w:pPr>
        <w:spacing w:after="160" w:line="259" w:lineRule="auto"/>
        <w:rPr>
          <w:rFonts w:ascii="Times New Roman" w:eastAsia="Times New Roman" w:hAnsi="Times New Roman" w:cs="Times New Roman"/>
          <w:sz w:val="24"/>
          <w:szCs w:val="26"/>
        </w:rPr>
      </w:pPr>
    </w:p>
    <w:p w14:paraId="1ADAB32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drawing>
          <wp:inline distT="0" distB="0" distL="0" distR="0" wp14:anchorId="3E64A331" wp14:editId="35D55B9A">
            <wp:extent cx="5731510" cy="17526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
                    <a:srcRect/>
                    <a:stretch>
                      <a:fillRect/>
                    </a:stretch>
                  </pic:blipFill>
                  <pic:spPr>
                    <a:xfrm>
                      <a:off x="0" y="0"/>
                      <a:ext cx="5731510" cy="1752600"/>
                    </a:xfrm>
                    <a:prstGeom prst="rect">
                      <a:avLst/>
                    </a:prstGeom>
                    <a:ln/>
                  </pic:spPr>
                </pic:pic>
              </a:graphicData>
            </a:graphic>
          </wp:inline>
        </w:drawing>
      </w:r>
    </w:p>
    <w:p w14:paraId="531857DB" w14:textId="77777777" w:rsidR="00DC139C" w:rsidRPr="00F57BC9" w:rsidRDefault="00DC139C">
      <w:pPr>
        <w:spacing w:after="160" w:line="259" w:lineRule="auto"/>
        <w:rPr>
          <w:rFonts w:ascii="Times New Roman" w:eastAsia="Times New Roman" w:hAnsi="Times New Roman" w:cs="Times New Roman"/>
          <w:sz w:val="24"/>
          <w:szCs w:val="26"/>
        </w:rPr>
      </w:pPr>
    </w:p>
    <w:p w14:paraId="67EF413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w:t>
      </w:r>
    </w:p>
    <w:p w14:paraId="60A631A6"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display the total sum of salary of employees country wise using below</w:t>
      </w:r>
    </w:p>
    <w:p w14:paraId="62CB9681"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command,</w:t>
      </w:r>
    </w:p>
    <w:p w14:paraId="3759AD9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w:t>
      </w:r>
    </w:p>
    <w:p w14:paraId="0665C584" w14:textId="77777777" w:rsidR="00DC139C" w:rsidRPr="00F57BC9" w:rsidRDefault="00DC139C">
      <w:pPr>
        <w:spacing w:after="160" w:line="259" w:lineRule="auto"/>
        <w:rPr>
          <w:rFonts w:ascii="Times New Roman" w:eastAsia="Times New Roman" w:hAnsi="Times New Roman" w:cs="Times New Roman"/>
          <w:sz w:val="24"/>
          <w:szCs w:val="26"/>
        </w:rPr>
      </w:pPr>
    </w:p>
    <w:p w14:paraId="095700E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552803C0" wp14:editId="7B24D0A9">
            <wp:extent cx="5731510" cy="4041775"/>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31510" cy="4041775"/>
                    </a:xfrm>
                    <a:prstGeom prst="rect">
                      <a:avLst/>
                    </a:prstGeom>
                    <a:ln/>
                  </pic:spPr>
                </pic:pic>
              </a:graphicData>
            </a:graphic>
          </wp:inline>
        </w:drawing>
      </w:r>
    </w:p>
    <w:p w14:paraId="69C9FD8C" w14:textId="77777777" w:rsidR="00DC139C" w:rsidRPr="00F57BC9" w:rsidRDefault="00DC139C">
      <w:pPr>
        <w:spacing w:after="160" w:line="259" w:lineRule="auto"/>
        <w:rPr>
          <w:rFonts w:ascii="Times New Roman" w:eastAsia="Times New Roman" w:hAnsi="Times New Roman" w:cs="Times New Roman"/>
          <w:sz w:val="24"/>
          <w:szCs w:val="26"/>
        </w:rPr>
      </w:pPr>
    </w:p>
    <w:p w14:paraId="0510D215" w14:textId="77777777" w:rsidR="00DC139C" w:rsidRPr="00F57BC9" w:rsidRDefault="00DC139C">
      <w:pPr>
        <w:spacing w:after="160" w:line="259" w:lineRule="auto"/>
        <w:rPr>
          <w:rFonts w:ascii="Times New Roman" w:eastAsia="Times New Roman" w:hAnsi="Times New Roman" w:cs="Times New Roman"/>
          <w:sz w:val="24"/>
          <w:szCs w:val="26"/>
        </w:rPr>
      </w:pPr>
    </w:p>
    <w:p w14:paraId="71582A85"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Groupby clause along with the having clause</w:t>
      </w:r>
    </w:p>
    <w:p w14:paraId="5E6427AD"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Taking the total sum of salary countrywise using groupby clause and from that selecting</w:t>
      </w:r>
    </w:p>
    <w:p w14:paraId="4352FF53"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 displaying those country whose total sum of salary&gt;50000 using having clause.</w:t>
      </w:r>
    </w:p>
    <w:p w14:paraId="6219E71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country, sum(salary) from empgroup group by country having</w:t>
      </w:r>
    </w:p>
    <w:p w14:paraId="16C2882A"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sum(salary)&gt;50000;</w:t>
      </w:r>
    </w:p>
    <w:p w14:paraId="3FEE78F1" w14:textId="77777777" w:rsidR="00DC139C" w:rsidRPr="00F57BC9" w:rsidRDefault="00DC139C">
      <w:pPr>
        <w:spacing w:after="160" w:line="259" w:lineRule="auto"/>
        <w:rPr>
          <w:rFonts w:ascii="Times New Roman" w:eastAsia="Times New Roman" w:hAnsi="Times New Roman" w:cs="Times New Roman"/>
          <w:sz w:val="24"/>
          <w:szCs w:val="26"/>
        </w:rPr>
      </w:pPr>
    </w:p>
    <w:p w14:paraId="3AA28C8B" w14:textId="77777777" w:rsidR="00DC139C" w:rsidRPr="00F57BC9" w:rsidRDefault="00DC139C">
      <w:pPr>
        <w:spacing w:after="160" w:line="259" w:lineRule="auto"/>
        <w:rPr>
          <w:rFonts w:ascii="Times New Roman" w:eastAsia="Times New Roman" w:hAnsi="Times New Roman" w:cs="Times New Roman"/>
          <w:sz w:val="24"/>
          <w:szCs w:val="26"/>
        </w:rPr>
      </w:pPr>
    </w:p>
    <w:p w14:paraId="08F685EB"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noProof/>
          <w:sz w:val="24"/>
          <w:szCs w:val="26"/>
          <w:lang w:val="en-IN"/>
        </w:rPr>
        <w:lastRenderedPageBreak/>
        <w:drawing>
          <wp:inline distT="0" distB="0" distL="0" distR="0" wp14:anchorId="4E65E385" wp14:editId="35D65689">
            <wp:extent cx="5731510" cy="432435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5731510" cy="4324350"/>
                    </a:xfrm>
                    <a:prstGeom prst="rect">
                      <a:avLst/>
                    </a:prstGeom>
                    <a:ln/>
                  </pic:spPr>
                </pic:pic>
              </a:graphicData>
            </a:graphic>
          </wp:inline>
        </w:drawing>
      </w:r>
    </w:p>
    <w:p w14:paraId="747C3E8B" w14:textId="77777777" w:rsidR="00DC139C" w:rsidRPr="00F57BC9" w:rsidRDefault="00DC139C">
      <w:pPr>
        <w:spacing w:after="160" w:line="259" w:lineRule="auto"/>
        <w:rPr>
          <w:rFonts w:ascii="Times New Roman" w:eastAsia="Times New Roman" w:hAnsi="Times New Roman" w:cs="Times New Roman"/>
          <w:sz w:val="24"/>
          <w:szCs w:val="26"/>
        </w:rPr>
      </w:pPr>
    </w:p>
    <w:p w14:paraId="5D7840D9"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Instead of order by if we have sort by,</w:t>
      </w:r>
    </w:p>
    <w:p w14:paraId="695CA377"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Select * from employee sort by salary desc;</w:t>
      </w:r>
    </w:p>
    <w:p w14:paraId="21F7F5E2"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Now we can see the similar result as we got from order by and sort by so what is the</w:t>
      </w:r>
    </w:p>
    <w:p w14:paraId="40A096E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difference between the two is that it depends on number of reducers in order by we got</w:t>
      </w:r>
    </w:p>
    <w:p w14:paraId="6BCAC1EF"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number of reducers is 1 and by using sort by here is also we got number of reducers is 1</w:t>
      </w:r>
    </w:p>
    <w:p w14:paraId="5C7EE4B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so the difference between the two is that Order by will guarantee the total order in the</w:t>
      </w:r>
    </w:p>
    <w:p w14:paraId="0B19E454"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output whereas sort by will only guarantee the ordering of the rows within the reducer.</w:t>
      </w:r>
    </w:p>
    <w:p w14:paraId="7B5930CC" w14:textId="77777777" w:rsidR="00DC139C" w:rsidRPr="00F57BC9" w:rsidRDefault="007254A7">
      <w:pPr>
        <w:spacing w:after="160" w:line="259" w:lineRule="auto"/>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Order by gives us completely sorted result whereas sort by give us partially sorted result.</w:t>
      </w:r>
    </w:p>
    <w:p w14:paraId="27B1EA7C" w14:textId="77777777" w:rsidR="00DC139C" w:rsidRPr="00F57BC9" w:rsidRDefault="00DC139C">
      <w:pPr>
        <w:spacing w:after="160" w:line="259" w:lineRule="auto"/>
        <w:rPr>
          <w:rFonts w:ascii="Times New Roman" w:eastAsia="Times New Roman" w:hAnsi="Times New Roman" w:cs="Times New Roman"/>
          <w:sz w:val="24"/>
          <w:szCs w:val="26"/>
        </w:rPr>
      </w:pPr>
    </w:p>
    <w:p w14:paraId="6F7D71EF" w14:textId="77777777" w:rsidR="00DC139C" w:rsidRPr="00F57BC9" w:rsidRDefault="00DC139C">
      <w:pPr>
        <w:spacing w:after="160" w:line="259" w:lineRule="auto"/>
        <w:rPr>
          <w:rFonts w:ascii="Times New Roman" w:eastAsia="Times New Roman" w:hAnsi="Times New Roman" w:cs="Times New Roman"/>
          <w:b/>
          <w:sz w:val="24"/>
          <w:szCs w:val="26"/>
        </w:rPr>
      </w:pPr>
    </w:p>
    <w:p w14:paraId="3A88C454" w14:textId="77777777" w:rsidR="00DC139C" w:rsidRPr="00F57BC9" w:rsidRDefault="00DC139C">
      <w:pPr>
        <w:spacing w:after="160" w:line="259" w:lineRule="auto"/>
        <w:rPr>
          <w:rFonts w:ascii="Times New Roman" w:eastAsia="Times New Roman" w:hAnsi="Times New Roman" w:cs="Times New Roman"/>
          <w:b/>
          <w:sz w:val="24"/>
          <w:szCs w:val="26"/>
        </w:rPr>
      </w:pPr>
    </w:p>
    <w:p w14:paraId="2BE09093" w14:textId="77777777" w:rsidR="00DC139C" w:rsidRPr="00F57BC9" w:rsidRDefault="00DC139C">
      <w:pPr>
        <w:spacing w:before="240" w:after="240"/>
        <w:rPr>
          <w:rFonts w:ascii="Times New Roman" w:eastAsia="Times New Roman" w:hAnsi="Times New Roman" w:cs="Times New Roman"/>
          <w:sz w:val="24"/>
          <w:szCs w:val="28"/>
        </w:rPr>
      </w:pPr>
    </w:p>
    <w:p w14:paraId="61172ADF" w14:textId="77777777" w:rsidR="00DC139C" w:rsidRPr="00F57BC9" w:rsidRDefault="00DC139C">
      <w:pPr>
        <w:spacing w:before="240" w:after="240"/>
        <w:rPr>
          <w:rFonts w:ascii="Times New Roman" w:eastAsia="Times New Roman" w:hAnsi="Times New Roman" w:cs="Times New Roman"/>
          <w:sz w:val="24"/>
          <w:szCs w:val="28"/>
        </w:rPr>
      </w:pPr>
    </w:p>
    <w:p w14:paraId="50D49430" w14:textId="77777777" w:rsidR="00DC139C" w:rsidRPr="00F57BC9" w:rsidRDefault="00DC139C">
      <w:pPr>
        <w:spacing w:before="240" w:after="240"/>
        <w:rPr>
          <w:rFonts w:ascii="Times New Roman" w:eastAsia="Times New Roman" w:hAnsi="Times New Roman" w:cs="Times New Roman"/>
          <w:sz w:val="24"/>
          <w:szCs w:val="28"/>
        </w:rPr>
      </w:pPr>
    </w:p>
    <w:p w14:paraId="0645D3DA" w14:textId="77777777" w:rsidR="00DC139C" w:rsidRPr="00F57BC9" w:rsidRDefault="00DC139C">
      <w:pPr>
        <w:spacing w:before="240" w:after="240"/>
        <w:rPr>
          <w:rFonts w:ascii="Times New Roman" w:eastAsia="Times New Roman" w:hAnsi="Times New Roman" w:cs="Times New Roman"/>
          <w:sz w:val="24"/>
          <w:szCs w:val="28"/>
        </w:rPr>
      </w:pPr>
    </w:p>
    <w:p w14:paraId="3FDD0094" w14:textId="77777777" w:rsidR="00DC139C" w:rsidRPr="00F57BC9" w:rsidRDefault="00DC139C">
      <w:pPr>
        <w:spacing w:before="240" w:after="240"/>
        <w:rPr>
          <w:rFonts w:ascii="Times New Roman" w:eastAsia="Times New Roman" w:hAnsi="Times New Roman" w:cs="Times New Roman"/>
          <w:sz w:val="24"/>
          <w:szCs w:val="28"/>
        </w:rPr>
      </w:pPr>
    </w:p>
    <w:p w14:paraId="1C6BF1F4" w14:textId="77777777" w:rsidR="00DC139C" w:rsidRPr="00F57BC9" w:rsidRDefault="00DC139C">
      <w:pPr>
        <w:spacing w:before="240" w:after="240"/>
        <w:rPr>
          <w:rFonts w:ascii="Times New Roman" w:eastAsia="Times New Roman" w:hAnsi="Times New Roman" w:cs="Times New Roman"/>
          <w:sz w:val="24"/>
          <w:szCs w:val="28"/>
        </w:rPr>
      </w:pPr>
    </w:p>
    <w:p w14:paraId="742DDC5A" w14:textId="77777777" w:rsidR="00DC139C" w:rsidRPr="00F57BC9" w:rsidRDefault="00DC139C">
      <w:pPr>
        <w:spacing w:before="240" w:after="240"/>
        <w:rPr>
          <w:rFonts w:ascii="Times New Roman" w:eastAsia="Times New Roman" w:hAnsi="Times New Roman" w:cs="Times New Roman"/>
          <w:sz w:val="24"/>
          <w:szCs w:val="28"/>
        </w:rPr>
      </w:pPr>
    </w:p>
    <w:p w14:paraId="1E6B6A2C" w14:textId="77777777" w:rsidR="00DC139C" w:rsidRPr="00F57BC9" w:rsidRDefault="00DC139C">
      <w:pPr>
        <w:spacing w:before="240" w:after="240"/>
        <w:rPr>
          <w:rFonts w:ascii="Times New Roman" w:eastAsia="Times New Roman" w:hAnsi="Times New Roman" w:cs="Times New Roman"/>
          <w:sz w:val="24"/>
          <w:szCs w:val="28"/>
        </w:rPr>
      </w:pPr>
    </w:p>
    <w:p w14:paraId="19D4EF08" w14:textId="77777777" w:rsidR="00DC139C" w:rsidRPr="00F57BC9" w:rsidRDefault="00DC139C">
      <w:pPr>
        <w:spacing w:before="240" w:after="240"/>
        <w:rPr>
          <w:rFonts w:ascii="Times New Roman" w:eastAsia="Times New Roman" w:hAnsi="Times New Roman" w:cs="Times New Roman"/>
          <w:sz w:val="24"/>
          <w:szCs w:val="28"/>
        </w:rPr>
      </w:pPr>
    </w:p>
    <w:p w14:paraId="18E2BF9B" w14:textId="77777777" w:rsidR="00DC139C" w:rsidRPr="00F57BC9" w:rsidRDefault="00DC139C">
      <w:pPr>
        <w:spacing w:before="240" w:after="240"/>
        <w:rPr>
          <w:rFonts w:ascii="Times New Roman" w:eastAsia="Times New Roman" w:hAnsi="Times New Roman" w:cs="Times New Roman"/>
          <w:sz w:val="24"/>
          <w:szCs w:val="28"/>
        </w:rPr>
      </w:pPr>
    </w:p>
    <w:p w14:paraId="4DDD4B8A" w14:textId="77777777" w:rsidR="00DC139C" w:rsidRPr="00F57BC9" w:rsidRDefault="00DC139C">
      <w:pPr>
        <w:spacing w:before="240" w:after="240"/>
        <w:rPr>
          <w:rFonts w:ascii="Times New Roman" w:eastAsia="Times New Roman" w:hAnsi="Times New Roman" w:cs="Times New Roman"/>
          <w:sz w:val="24"/>
          <w:szCs w:val="28"/>
        </w:rPr>
      </w:pPr>
    </w:p>
    <w:p w14:paraId="3DA7C9BF"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8F36B5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5D69E955"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43293DF7"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203B0FA3"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4D3B111"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183C8C48" w14:textId="77777777" w:rsidR="00DC139C" w:rsidRPr="00F57BC9" w:rsidRDefault="007254A7">
      <w:pPr>
        <w:spacing w:before="240" w:after="240"/>
        <w:rPr>
          <w:rFonts w:ascii="Times New Roman" w:eastAsia="Times New Roman" w:hAnsi="Times New Roman" w:cs="Times New Roman"/>
          <w:b/>
          <w:sz w:val="24"/>
          <w:szCs w:val="28"/>
        </w:rPr>
      </w:pPr>
      <w:r w:rsidRPr="00F57BC9">
        <w:rPr>
          <w:rFonts w:ascii="Times New Roman" w:eastAsia="Times New Roman" w:hAnsi="Times New Roman" w:cs="Times New Roman"/>
          <w:b/>
          <w:sz w:val="24"/>
          <w:szCs w:val="28"/>
        </w:rPr>
        <w:t xml:space="preserve"> </w:t>
      </w:r>
    </w:p>
    <w:p w14:paraId="65DE54FC" w14:textId="77777777" w:rsidR="00DC139C" w:rsidRPr="00F57BC9" w:rsidRDefault="007254A7">
      <w:pPr>
        <w:spacing w:before="240" w:after="240"/>
        <w:rPr>
          <w:rFonts w:ascii="Times New Roman" w:eastAsia="Times New Roman" w:hAnsi="Times New Roman" w:cs="Times New Roman"/>
          <w:sz w:val="24"/>
          <w:szCs w:val="28"/>
        </w:rPr>
      </w:pPr>
      <w:r w:rsidRPr="00F57BC9">
        <w:rPr>
          <w:rFonts w:ascii="Times New Roman" w:eastAsia="Times New Roman" w:hAnsi="Times New Roman" w:cs="Times New Roman"/>
          <w:sz w:val="24"/>
          <w:szCs w:val="28"/>
        </w:rPr>
        <w:t xml:space="preserve"> </w:t>
      </w:r>
    </w:p>
    <w:p w14:paraId="1D6F358B"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4E65E1D9"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35961F32"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B378114"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B5FB3C7"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2180DF7E"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lastRenderedPageBreak/>
        <w:t xml:space="preserve"> </w:t>
      </w:r>
    </w:p>
    <w:p w14:paraId="680AA489"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7B570BB6"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sz w:val="24"/>
          <w:szCs w:val="26"/>
        </w:rPr>
        <w:t xml:space="preserve"> </w:t>
      </w:r>
    </w:p>
    <w:p w14:paraId="55692D31" w14:textId="77777777" w:rsidR="00DC139C" w:rsidRPr="00F57BC9" w:rsidRDefault="007254A7">
      <w:pPr>
        <w:spacing w:before="240" w:after="240"/>
        <w:rPr>
          <w:rFonts w:ascii="Times New Roman" w:eastAsia="Times New Roman" w:hAnsi="Times New Roman" w:cs="Times New Roman"/>
          <w:b/>
          <w:sz w:val="32"/>
          <w:szCs w:val="36"/>
          <w:u w:val="single"/>
        </w:rPr>
      </w:pPr>
      <w:r w:rsidRPr="00F57BC9">
        <w:rPr>
          <w:rFonts w:ascii="Times New Roman" w:eastAsia="Times New Roman" w:hAnsi="Times New Roman" w:cs="Times New Roman"/>
          <w:b/>
          <w:sz w:val="32"/>
          <w:szCs w:val="36"/>
          <w:u w:val="single"/>
        </w:rPr>
        <w:t xml:space="preserve"> </w:t>
      </w:r>
    </w:p>
    <w:p w14:paraId="3EF7962E" w14:textId="77777777" w:rsidR="00DC139C" w:rsidRPr="00F57BC9" w:rsidRDefault="007254A7">
      <w:pPr>
        <w:spacing w:before="240" w:after="240"/>
        <w:rPr>
          <w:rFonts w:ascii="Times New Roman" w:eastAsia="Times New Roman" w:hAnsi="Times New Roman" w:cs="Times New Roman"/>
          <w:sz w:val="24"/>
          <w:szCs w:val="26"/>
        </w:rPr>
      </w:pPr>
      <w:r w:rsidRPr="00F57BC9">
        <w:rPr>
          <w:rFonts w:ascii="Times New Roman" w:eastAsia="Times New Roman" w:hAnsi="Times New Roman" w:cs="Times New Roman"/>
          <w:b/>
          <w:sz w:val="32"/>
          <w:szCs w:val="36"/>
          <w:u w:val="single"/>
        </w:rPr>
        <w:t xml:space="preserve"> </w:t>
      </w:r>
    </w:p>
    <w:sectPr w:rsidR="00DC139C" w:rsidRPr="00F57BC9">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C8A37" w14:textId="77777777" w:rsidR="00072F73" w:rsidRDefault="00072F73" w:rsidP="00A64486">
      <w:pPr>
        <w:spacing w:line="240" w:lineRule="auto"/>
      </w:pPr>
      <w:r>
        <w:separator/>
      </w:r>
    </w:p>
  </w:endnote>
  <w:endnote w:type="continuationSeparator" w:id="0">
    <w:p w14:paraId="2964A0A5" w14:textId="77777777" w:rsidR="00072F73" w:rsidRDefault="00072F73" w:rsidP="00A64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A3FD0" w14:textId="77777777" w:rsidR="009F0596" w:rsidRDefault="009F0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CAA4F" w14:textId="77777777" w:rsidR="00A64486" w:rsidRDefault="00A64486">
    <w:pPr>
      <w:pStyle w:val="Footer"/>
    </w:pPr>
    <w:r>
      <w:t>MSc Part-I Sem-II</w:t>
    </w:r>
    <w:r>
      <w:tab/>
    </w:r>
    <w:r>
      <w:tab/>
      <w:t>BDT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FCDDE" w14:textId="77777777" w:rsidR="009F0596" w:rsidRDefault="009F0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B458B" w14:textId="77777777" w:rsidR="00072F73" w:rsidRDefault="00072F73" w:rsidP="00A64486">
      <w:pPr>
        <w:spacing w:line="240" w:lineRule="auto"/>
      </w:pPr>
      <w:r>
        <w:separator/>
      </w:r>
    </w:p>
  </w:footnote>
  <w:footnote w:type="continuationSeparator" w:id="0">
    <w:p w14:paraId="34A169B5" w14:textId="77777777" w:rsidR="00072F73" w:rsidRDefault="00072F73" w:rsidP="00A644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7707D" w14:textId="77777777" w:rsidR="009F0596" w:rsidRDefault="009F0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8DFB0" w14:textId="14BED1D4" w:rsidR="00A64486" w:rsidRPr="008264A0"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 xml:space="preserve">Name: </w:t>
    </w:r>
    <w:r w:rsidR="009F0596">
      <w:rPr>
        <w:rFonts w:ascii="Times New Roman" w:hAnsi="Times New Roman" w:cs="Times New Roman"/>
        <w:b/>
        <w:bCs/>
        <w:sz w:val="24"/>
      </w:rPr>
      <w:t>Soni Gupta</w:t>
    </w:r>
  </w:p>
  <w:p w14:paraId="78DA5114" w14:textId="30A5FCDF" w:rsidR="00A64486" w:rsidRPr="00A64486" w:rsidRDefault="00A64486" w:rsidP="00A64486">
    <w:pPr>
      <w:pStyle w:val="Header"/>
      <w:ind w:left="6480"/>
      <w:rPr>
        <w:rFonts w:ascii="Times New Roman" w:hAnsi="Times New Roman" w:cs="Times New Roman"/>
        <w:b/>
        <w:bCs/>
        <w:sz w:val="24"/>
      </w:rPr>
    </w:pPr>
    <w:r w:rsidRPr="008264A0">
      <w:rPr>
        <w:rFonts w:ascii="Times New Roman" w:hAnsi="Times New Roman" w:cs="Times New Roman"/>
        <w:b/>
        <w:bCs/>
        <w:sz w:val="24"/>
      </w:rPr>
      <w:t>Roll No:</w:t>
    </w:r>
    <w:r w:rsidR="009F0596">
      <w:rPr>
        <w:rFonts w:ascii="Times New Roman" w:hAnsi="Times New Roman" w:cs="Times New Roman"/>
        <w:b/>
        <w:bCs/>
        <w:sz w:val="24"/>
      </w:rPr>
      <w:t>39</w:t>
    </w:r>
  </w:p>
  <w:p w14:paraId="6A656CEA" w14:textId="77777777" w:rsidR="00A64486" w:rsidRDefault="00A644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2AA50" w14:textId="77777777" w:rsidR="009F0596" w:rsidRDefault="009F059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39C"/>
    <w:rsid w:val="00072F73"/>
    <w:rsid w:val="007254A7"/>
    <w:rsid w:val="009F0596"/>
    <w:rsid w:val="00A64486"/>
    <w:rsid w:val="00DC139C"/>
    <w:rsid w:val="00F57B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6E3CD"/>
  <w15:docId w15:val="{0AAC3716-5E30-469C-A811-27A2F9B3C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64486"/>
    <w:pPr>
      <w:tabs>
        <w:tab w:val="center" w:pos="4513"/>
        <w:tab w:val="right" w:pos="9026"/>
      </w:tabs>
      <w:spacing w:line="240" w:lineRule="auto"/>
    </w:pPr>
  </w:style>
  <w:style w:type="character" w:customStyle="1" w:styleId="HeaderChar">
    <w:name w:val="Header Char"/>
    <w:basedOn w:val="DefaultParagraphFont"/>
    <w:link w:val="Header"/>
    <w:uiPriority w:val="99"/>
    <w:rsid w:val="00A64486"/>
  </w:style>
  <w:style w:type="paragraph" w:styleId="Footer">
    <w:name w:val="footer"/>
    <w:basedOn w:val="Normal"/>
    <w:link w:val="FooterChar"/>
    <w:uiPriority w:val="99"/>
    <w:unhideWhenUsed/>
    <w:rsid w:val="00A64486"/>
    <w:pPr>
      <w:tabs>
        <w:tab w:val="center" w:pos="4513"/>
        <w:tab w:val="right" w:pos="9026"/>
      </w:tabs>
      <w:spacing w:line="240" w:lineRule="auto"/>
    </w:pPr>
  </w:style>
  <w:style w:type="character" w:customStyle="1" w:styleId="FooterChar">
    <w:name w:val="Footer Char"/>
    <w:basedOn w:val="DefaultParagraphFont"/>
    <w:link w:val="Footer"/>
    <w:uiPriority w:val="99"/>
    <w:rsid w:val="00A64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footer" Target="footer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27</Pages>
  <Words>1384</Words>
  <Characters>7891</Characters>
  <Application>Microsoft Office Word</Application>
  <DocSecurity>0</DocSecurity>
  <Lines>65</Lines>
  <Paragraphs>18</Paragraphs>
  <ScaleCrop>false</ScaleCrop>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PRASHANT GUPTA</cp:lastModifiedBy>
  <cp:revision>4</cp:revision>
  <dcterms:created xsi:type="dcterms:W3CDTF">2022-04-22T05:02:00Z</dcterms:created>
  <dcterms:modified xsi:type="dcterms:W3CDTF">2022-04-24T04:16:00Z</dcterms:modified>
</cp:coreProperties>
</file>